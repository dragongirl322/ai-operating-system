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0vxa6kvl4dp" w:id="0"/>
      <w:bookmarkEnd w:id="0"/>
      <w:r w:rsidDel="00000000" w:rsidR="00000000" w:rsidRPr="00000000">
        <w:rPr>
          <w:rtl w:val="0"/>
        </w:rPr>
        <w:t xml:space="preserve">AI User Experience</w:t>
      </w:r>
    </w:p>
    <w:p w:rsidR="00000000" w:rsidDel="00000000" w:rsidP="00000000" w:rsidRDefault="00000000" w:rsidRPr="00000000" w14:paraId="00000002">
      <w:pPr>
        <w:pStyle w:val="Subtitle"/>
        <w:rPr/>
      </w:pPr>
      <w:bookmarkStart w:colFirst="0" w:colLast="0" w:name="_47g9o342d8le" w:id="1"/>
      <w:bookmarkEnd w:id="1"/>
      <w:r w:rsidDel="00000000" w:rsidR="00000000" w:rsidRPr="00000000">
        <w:rPr>
          <w:rtl w:val="0"/>
        </w:rPr>
        <w:t xml:space="preserve">Informing RAD’s Point of View</w:t>
      </w:r>
    </w:p>
    <w:p w:rsidR="00000000" w:rsidDel="00000000" w:rsidP="00000000" w:rsidRDefault="00000000" w:rsidRPr="00000000" w14:paraId="00000003">
      <w:pPr>
        <w:pStyle w:val="Heading5"/>
        <w:rPr/>
      </w:pPr>
      <w:bookmarkStart w:colFirst="0" w:colLast="0" w:name="_ot55leekqzyk"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rPr/>
      </w:pPr>
      <w:bookmarkStart w:colFirst="0" w:colLast="0" w:name="_3fhpupj6xshh" w:id="3"/>
      <w:bookmarkEnd w:id="3"/>
      <w:r w:rsidDel="00000000" w:rsidR="00000000" w:rsidRPr="00000000">
        <w:rPr>
          <w:rtl w:val="0"/>
        </w:rPr>
        <w:t xml:space="preserve">Overview</w:t>
      </w:r>
    </w:p>
    <w:p w:rsidR="00000000" w:rsidDel="00000000" w:rsidP="00000000" w:rsidRDefault="00000000" w:rsidRPr="00000000" w14:paraId="00000005">
      <w:pPr>
        <w:jc w:val="left"/>
        <w:rPr/>
      </w:pPr>
      <w:r w:rsidDel="00000000" w:rsidR="00000000" w:rsidRPr="00000000">
        <w:rPr>
          <w:rtl w:val="0"/>
        </w:rPr>
        <w:t xml:space="preserve">At Rising, Workday introduced an updated AI strategy under the moniker </w:t>
      </w:r>
      <w:r w:rsidDel="00000000" w:rsidR="00000000" w:rsidRPr="00000000">
        <w:rPr>
          <w:i w:val="1"/>
          <w:iCs w:val="1"/>
          <w:rtl w:val="0"/>
        </w:rPr>
        <w:t xml:space="preserve">Illuminate</w:t>
      </w:r>
      <w:r w:rsidDel="00000000" w:rsidR="00000000" w:rsidRPr="00000000">
        <w:rPr>
          <w:rtl w:val="0"/>
        </w:rPr>
        <w:t xml:space="preserve"> which includes 3 core pillars: </w:t>
      </w:r>
    </w:p>
    <w:p w:rsidR="00000000" w:rsidDel="00000000" w:rsidP="00000000" w:rsidRDefault="00000000" w:rsidRPr="00000000" w14:paraId="00000006">
      <w:pPr>
        <w:numPr>
          <w:ilvl w:val="0"/>
          <w:numId w:val="2"/>
        </w:numPr>
        <w:ind w:left="720" w:hanging="360"/>
        <w:jc w:val="left"/>
        <w:rPr>
          <w:u w:val="none"/>
        </w:rPr>
      </w:pPr>
      <w:r w:rsidDel="00000000" w:rsidR="00000000" w:rsidRPr="00000000">
        <w:rPr>
          <w:rtl w:val="0"/>
        </w:rPr>
        <w:t xml:space="preserve">Accelerate: leverage generative AI capabilities to automate simple tasks.</w:t>
      </w:r>
    </w:p>
    <w:p w:rsidR="00000000" w:rsidDel="00000000" w:rsidP="00000000" w:rsidRDefault="00000000" w:rsidRPr="00000000" w14:paraId="00000007">
      <w:pPr>
        <w:numPr>
          <w:ilvl w:val="0"/>
          <w:numId w:val="2"/>
        </w:numPr>
        <w:ind w:left="720" w:hanging="360"/>
        <w:jc w:val="left"/>
        <w:rPr>
          <w:u w:val="none"/>
        </w:rPr>
      </w:pPr>
      <w:r w:rsidDel="00000000" w:rsidR="00000000" w:rsidRPr="00000000">
        <w:rPr>
          <w:rtl w:val="0"/>
        </w:rPr>
        <w:t xml:space="preserve">Assist: reduce cognitive load by making Assistant available throughout the system.</w:t>
      </w:r>
    </w:p>
    <w:p w:rsidR="00000000" w:rsidDel="00000000" w:rsidP="00000000" w:rsidRDefault="00000000" w:rsidRPr="00000000" w14:paraId="00000008">
      <w:pPr>
        <w:numPr>
          <w:ilvl w:val="0"/>
          <w:numId w:val="2"/>
        </w:numPr>
        <w:ind w:left="720" w:hanging="360"/>
        <w:jc w:val="left"/>
        <w:rPr>
          <w:u w:val="none"/>
        </w:rPr>
      </w:pPr>
      <w:r w:rsidDel="00000000" w:rsidR="00000000" w:rsidRPr="00000000">
        <w:rPr>
          <w:rtl w:val="0"/>
        </w:rPr>
        <w:t xml:space="preserve">Transform: automate complex business processes leveraging agentic AI.</w:t>
      </w:r>
    </w:p>
    <w:p w:rsidR="00000000" w:rsidDel="00000000" w:rsidP="00000000" w:rsidRDefault="00000000" w:rsidRPr="00000000" w14:paraId="00000009">
      <w:pPr>
        <w:jc w:val="left"/>
        <w:rPr/>
      </w:pPr>
      <w:r w:rsidDel="00000000" w:rsidR="00000000" w:rsidRPr="00000000">
        <w:rPr>
          <w:rtl w:val="0"/>
        </w:rPr>
        <w:t xml:space="preserve">While the strategy defines high level objectives and capabilities, it does not define for teams how to design, develop, and deliver solutions in a way that delivers value through great user experience. RAD has been asked to provide a clear point of view to guide our teams across P&amp;T.</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This document is intended to provide </w:t>
      </w:r>
      <w:commentRangeStart w:id="0"/>
      <w:commentRangeStart w:id="1"/>
      <w:commentRangeStart w:id="2"/>
      <w:r w:rsidDel="00000000" w:rsidR="00000000" w:rsidRPr="00000000">
        <w:rPr>
          <w:rtl w:val="0"/>
        </w:rPr>
        <w:t xml:space="preserve">inspiration and ideas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The information contained within is based on industry level information and insights that is not intended to be comprehensive in nature. </w:t>
      </w:r>
      <w:r w:rsidDel="00000000" w:rsidR="00000000" w:rsidRPr="00000000">
        <w:rPr>
          <w:rtl w:val="0"/>
        </w:rPr>
      </w:r>
    </w:p>
    <w:p w:rsidR="00000000" w:rsidDel="00000000" w:rsidP="00000000" w:rsidRDefault="00000000" w:rsidRPr="00000000" w14:paraId="0000000C">
      <w:pPr>
        <w:pStyle w:val="Heading1"/>
        <w:rPr/>
      </w:pPr>
      <w:bookmarkStart w:colFirst="0" w:colLast="0" w:name="_xy2ulcd7yhgw" w:id="4"/>
      <w:bookmarkEnd w:id="4"/>
      <w:r w:rsidDel="00000000" w:rsidR="00000000" w:rsidRPr="00000000">
        <w:rPr>
          <w:rtl w:val="0"/>
        </w:rPr>
        <w:t xml:space="preserve">Scope</w:t>
      </w:r>
    </w:p>
    <w:p w:rsidR="00000000" w:rsidDel="00000000" w:rsidP="00000000" w:rsidRDefault="00000000" w:rsidRPr="00000000" w14:paraId="0000000D">
      <w:pPr>
        <w:rPr/>
      </w:pPr>
      <w:r w:rsidDel="00000000" w:rsidR="00000000" w:rsidRPr="00000000">
        <w:rPr>
          <w:rtl w:val="0"/>
        </w:rPr>
        <w:t xml:space="preserve">A well informed, human centric point of view for interaction and visual paradigms. Out of scope: </w:t>
      </w:r>
      <w:r w:rsidDel="00000000" w:rsidR="00000000" w:rsidRPr="00000000">
        <w:rPr>
          <w:rtl w:val="0"/>
        </w:rPr>
        <w:t xml:space="preserve">how to identify high value AI opportunities; how to test and refine AI interactions and models.</w:t>
      </w:r>
      <w:r w:rsidDel="00000000" w:rsidR="00000000" w:rsidRPr="00000000">
        <w:rPr>
          <w:rtl w:val="0"/>
        </w:rPr>
        <w:t xml:space="preserve"> These will be covered by Foundry (Lexi is RAD pilot for our Foundry alignment).</w:t>
      </w:r>
    </w:p>
    <w:p w:rsidR="00000000" w:rsidDel="00000000" w:rsidP="00000000" w:rsidRDefault="00000000" w:rsidRPr="00000000" w14:paraId="0000000E">
      <w:pPr>
        <w:numPr>
          <w:ilvl w:val="0"/>
          <w:numId w:val="13"/>
        </w:numPr>
        <w:ind w:left="720" w:hanging="360"/>
        <w:rPr>
          <w:u w:val="none"/>
        </w:rPr>
      </w:pPr>
      <w:r w:rsidDel="00000000" w:rsidR="00000000" w:rsidRPr="00000000">
        <w:rPr>
          <w:rtl w:val="0"/>
        </w:rPr>
        <w:t xml:space="preserve">For each AI modality, define clear interaction paradigms and patterns defining when, where, and how AI interacts with users.</w:t>
      </w:r>
    </w:p>
    <w:p w:rsidR="00000000" w:rsidDel="00000000" w:rsidP="00000000" w:rsidRDefault="00000000" w:rsidRPr="00000000" w14:paraId="0000000F">
      <w:pPr>
        <w:numPr>
          <w:ilvl w:val="0"/>
          <w:numId w:val="13"/>
        </w:numPr>
        <w:ind w:left="720" w:hanging="360"/>
        <w:rPr>
          <w:u w:val="none"/>
        </w:rPr>
      </w:pPr>
      <w:r w:rsidDel="00000000" w:rsidR="00000000" w:rsidRPr="00000000">
        <w:rPr>
          <w:rtl w:val="0"/>
        </w:rPr>
        <w:t xml:space="preserve">For each AI modality, define guidance on frequency of AI interaction with users.</w:t>
      </w:r>
    </w:p>
    <w:p w:rsidR="00000000" w:rsidDel="00000000" w:rsidP="00000000" w:rsidRDefault="00000000" w:rsidRPr="00000000" w14:paraId="00000010">
      <w:pPr>
        <w:numPr>
          <w:ilvl w:val="0"/>
          <w:numId w:val="13"/>
        </w:numPr>
        <w:ind w:left="720" w:hanging="360"/>
        <w:rPr>
          <w:u w:val="none"/>
        </w:rPr>
      </w:pPr>
      <w:r w:rsidDel="00000000" w:rsidR="00000000" w:rsidRPr="00000000">
        <w:rPr>
          <w:rtl w:val="0"/>
        </w:rPr>
        <w:t xml:space="preserve">For each AI modality, define clear content and visual design patterns and guidance.</w:t>
      </w:r>
    </w:p>
    <w:p w:rsidR="00000000" w:rsidDel="00000000" w:rsidP="00000000" w:rsidRDefault="00000000" w:rsidRPr="00000000" w14:paraId="00000011">
      <w:pPr>
        <w:numPr>
          <w:ilvl w:val="0"/>
          <w:numId w:val="13"/>
        </w:numPr>
        <w:ind w:left="720" w:hanging="360"/>
        <w:rPr>
          <w:u w:val="none"/>
        </w:rPr>
      </w:pPr>
      <w:r w:rsidDel="00000000" w:rsidR="00000000" w:rsidRPr="00000000">
        <w:rPr>
          <w:rtl w:val="0"/>
        </w:rPr>
        <w:t xml:space="preserve">For each AI modality, define mechanisms for users providing feedback that ultimately assist in refining the underlying data model.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commentRangeStart w:id="3"/>
      <w:r w:rsidDel="00000000" w:rsidR="00000000" w:rsidRPr="00000000">
        <w:rPr>
          <w:rtl w:val="0"/>
        </w:rPr>
        <w:t xml:space="preserve">Throughout, we must consider how best to apply </w:t>
      </w:r>
      <w:hyperlink r:id="rId8">
        <w:r w:rsidDel="00000000" w:rsidR="00000000" w:rsidRPr="00000000">
          <w:rPr>
            <w:color w:val="1155cc"/>
            <w:u w:val="single"/>
            <w:rtl w:val="0"/>
          </w:rPr>
          <w:t xml:space="preserve">AI Experience guidelines</w:t>
        </w:r>
      </w:hyperlink>
      <w:r w:rsidDel="00000000" w:rsidR="00000000" w:rsidRPr="00000000">
        <w:rPr>
          <w:rtl w:val="0"/>
        </w:rPr>
        <w:t xml:space="preserve"> and provide documented guidance and design system tokens and patterns where appropriate.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4">
      <w:pPr>
        <w:pStyle w:val="Heading2"/>
        <w:rPr>
          <w:rFonts w:ascii="Archivo" w:cs="Archivo" w:eastAsia="Archivo" w:hAnsi="Archivo"/>
          <w:b w:val="1"/>
          <w:bCs w:val="1"/>
          <w:color w:val="022043"/>
          <w:sz w:val="40"/>
          <w:szCs w:val="40"/>
        </w:rPr>
      </w:pPr>
      <w:bookmarkStart w:colFirst="0" w:colLast="0" w:name="_q87xltpw5w4p" w:id="5"/>
      <w:bookmarkEnd w:id="5"/>
      <w:r w:rsidDel="00000000" w:rsidR="00000000" w:rsidRPr="00000000">
        <w:rPr>
          <w:rFonts w:ascii="Archivo" w:cs="Archivo" w:eastAsia="Archivo" w:hAnsi="Archivo"/>
          <w:b w:val="1"/>
          <w:bCs w:val="1"/>
          <w:color w:val="022043"/>
          <w:sz w:val="40"/>
          <w:szCs w:val="40"/>
          <w:rtl w:val="0"/>
        </w:rPr>
        <w:t xml:space="preserve">Types of AI </w:t>
      </w:r>
      <w:commentRangeStart w:id="4"/>
      <w:commentRangeStart w:id="5"/>
      <w:r w:rsidDel="00000000" w:rsidR="00000000" w:rsidRPr="00000000">
        <w:rPr>
          <w:rFonts w:ascii="Archivo" w:cs="Archivo" w:eastAsia="Archivo" w:hAnsi="Archivo"/>
          <w:b w:val="1"/>
          <w:bCs w:val="1"/>
          <w:color w:val="022043"/>
          <w:sz w:val="40"/>
          <w:szCs w:val="40"/>
          <w:rtl w:val="0"/>
        </w:rPr>
        <w:t xml:space="preserve">Interactions</w:t>
      </w:r>
      <w:commentRangeEnd w:id="4"/>
      <w:r w:rsidDel="00000000" w:rsidR="00000000" w:rsidRPr="00000000">
        <w:commentReference w:id="4"/>
      </w:r>
      <w:commentRangeEnd w:id="5"/>
      <w:r w:rsidDel="00000000" w:rsidR="00000000" w:rsidRPr="00000000">
        <w:commentReference w:id="5"/>
      </w:r>
      <w:r w:rsidDel="00000000" w:rsidR="00000000" w:rsidRPr="00000000">
        <w:rPr>
          <w:rFonts w:ascii="Archivo" w:cs="Archivo" w:eastAsia="Archivo" w:hAnsi="Archivo"/>
          <w:b w:val="1"/>
          <w:bCs w:val="1"/>
          <w:color w:val="022043"/>
          <w:sz w:val="40"/>
          <w:szCs w:val="40"/>
          <w:rtl w:val="0"/>
        </w:rPr>
        <w:t xml:space="preserve"> &amp; Experience Patterns</w:t>
      </w:r>
    </w:p>
    <w:p w:rsidR="00000000" w:rsidDel="00000000" w:rsidP="00000000" w:rsidRDefault="00000000" w:rsidRPr="00000000" w14:paraId="00000015">
      <w:pPr>
        <w:rPr>
          <w:ins w:author="Owen Derby" w:id="0" w:date="2024-12-20T15:38:27Z"/>
        </w:rPr>
      </w:pPr>
      <w:r w:rsidDel="00000000" w:rsidR="00000000" w:rsidRPr="00000000">
        <w:rPr>
          <w:rtl w:val="0"/>
        </w:rPr>
        <w:t xml:space="preserve">AI operates in various modalities, each offering unique ways for humans to interact with and benefit from artificial intelligence. Below is a summary of the key AI modalities and emerging design patterns.</w:t>
      </w:r>
      <w:ins w:author="Owen Derby" w:id="0" w:date="2024-12-20T15:38:27Z">
        <w:r w:rsidDel="00000000" w:rsidR="00000000" w:rsidRPr="00000000">
          <w:rPr>
            <w:rtl w:val="0"/>
          </w:rPr>
        </w:r>
      </w:ins>
    </w:p>
    <w:p w:rsidR="00000000" w:rsidDel="00000000" w:rsidP="00000000" w:rsidRDefault="00000000" w:rsidRPr="00000000" w14:paraId="00000016">
      <w:pPr>
        <w:rPr>
          <w:ins w:author="Owen Derby" w:id="0" w:date="2024-12-20T15:38:27Z"/>
        </w:rPr>
      </w:pPr>
      <w:ins w:author="Owen Derby" w:id="0" w:date="2024-12-20T15:38:27Z">
        <w:r w:rsidDel="00000000" w:rsidR="00000000" w:rsidRPr="00000000">
          <w:rPr>
            <w:rtl w:val="0"/>
          </w:rPr>
        </w:r>
      </w:ins>
    </w:p>
    <w:p w:rsidR="00000000" w:rsidDel="00000000" w:rsidP="00000000" w:rsidRDefault="00000000" w:rsidRPr="00000000" w14:paraId="00000017">
      <w:pPr>
        <w:pStyle w:val="Heading2"/>
        <w:rPr>
          <w:ins w:author="Owen Derby" w:id="0" w:date="2024-12-20T15:38:27Z"/>
          <w:rPrChange w:author="Owen Derby" w:id="1" w:date="2024-12-20T15:39:21Z">
            <w:rPr/>
          </w:rPrChange>
        </w:rPr>
      </w:pPr>
      <w:ins w:author="Owen Derby" w:id="0" w:date="2024-12-20T15:38:27Z">
        <w:bookmarkStart w:colFirst="0" w:colLast="0" w:name="_8klp2yiy00ub" w:id="6"/>
        <w:bookmarkEnd w:id="6"/>
        <w:commentRangeStart w:id="6"/>
        <w:r w:rsidDel="00000000" w:rsidR="00000000" w:rsidRPr="00000000">
          <w:rPr>
            <w:rtl w:val="0"/>
          </w:rPr>
          <w:t xml:space="preserve">Three </w:t>
        </w:r>
        <w:r w:rsidDel="00000000" w:rsidR="00000000" w:rsidRPr="00000000">
          <w:rPr>
            <w:rtl w:val="0"/>
            <w:rPrChange w:author="Owen Derby" w:id="1" w:date="2024-12-20T15:39:21Z">
              <w:rPr/>
            </w:rPrChange>
          </w:rPr>
          <w:t xml:space="preserve">c</w:t>
        </w:r>
        <w:r w:rsidDel="00000000" w:rsidR="00000000" w:rsidRPr="00000000">
          <w:rPr>
            <w:rtl w:val="0"/>
            <w:rPrChange w:author="Owen Derby" w:id="2" w:date="2024-12-20T15:38:27Z">
              <w:rPr/>
            </w:rPrChange>
          </w:rPr>
          <w:t xml:space="preserve">haracteristics</w:t>
        </w:r>
        <w:r w:rsidDel="00000000" w:rsidR="00000000" w:rsidRPr="00000000">
          <w:rPr>
            <w:rtl w:val="0"/>
            <w:rPrChange w:author="Owen Derby" w:id="1" w:date="2024-12-20T15:39:21Z">
              <w:rPr/>
            </w:rPrChange>
          </w:rPr>
          <w:t xml:space="preserve"> to consider when Designing for AI</w:t>
        </w:r>
        <w:commentRangeEnd w:id="6"/>
        <w:r w:rsidDel="00000000" w:rsidR="00000000" w:rsidRPr="00000000">
          <w:commentReference w:id="6"/>
        </w:r>
        <w:r w:rsidDel="00000000" w:rsidR="00000000" w:rsidRPr="00000000">
          <w:rPr>
            <w:rtl w:val="0"/>
          </w:rPr>
        </w:r>
      </w:ins>
    </w:p>
    <w:p w:rsidR="00000000" w:rsidDel="00000000" w:rsidP="00000000" w:rsidRDefault="00000000" w:rsidRPr="00000000" w14:paraId="00000018">
      <w:pPr>
        <w:rPr>
          <w:ins w:author="Owen Derby" w:id="0" w:date="2024-12-20T15:38:27Z"/>
          <w:rPrChange w:author="Owen Derby" w:id="1" w:date="2024-12-20T15:39:21Z">
            <w:rPr/>
          </w:rPrChange>
        </w:rPr>
      </w:pPr>
      <w:ins w:author="Owen Derby" w:id="0" w:date="2024-12-20T15:38:27Z">
        <w:r w:rsidDel="00000000" w:rsidR="00000000" w:rsidRPr="00000000">
          <w:rPr>
            <w:rtl w:val="0"/>
          </w:rPr>
        </w:r>
      </w:ins>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ins w:author="Owen Derby" w:id="0" w:date="2024-12-20T15:38:27Z"/>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commentRangeStart w:id="7"/>
              <w:commentRangeStart w:id="8"/>
              <w:commentRangeStart w:id="9"/>
              <w:r w:rsidDel="00000000" w:rsidR="00000000" w:rsidRPr="00000000">
                <w:rPr>
                  <w:rtl w:val="0"/>
                  <w:rPrChange w:author="Owen Derby" w:id="2" w:date="2024-12-20T15:38:27Z">
                    <w:rPr/>
                  </w:rPrChange>
                </w:rPr>
                <w:t xml:space="preserve">Generative Variability</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Change w:author="Owen Derby" w:id="2" w:date="2024-12-20T15:38:27Z">
                    <w:rPr/>
                  </w:rPrChange>
                </w:rPr>
                <w:br w:type="textWrapping"/>
                <w:br w:type="textWrapping"/>
                <w:t xml:space="preserve">To what extent should multiple outputs be visible to users, and how might we help users organize and select amongst varied outputs?</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Change w:author="Owen Derby" w:id="2" w:date="2024-12-20T15:38:27Z">
                    <w:rPr/>
                  </w:rPrChange>
                </w:rPr>
                <w:t xml:space="preserve">Designing for Co-Creation</w:t>
              </w:r>
            </w:ins>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Change w:author="Owen Derby" w:id="2" w:date="2024-12-20T15:38:27Z">
                    <w:rPr/>
                  </w:rPrChange>
                </w:rPr>
                <w:br w:type="textWrapping"/>
                <w:t xml:space="preserve">Generative AI enables new forms of co-creation. By offering controls that influence the generative process, users can collaborate with the AI to achieve their desired outcomes. </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Change w:author="Owen Derby" w:id="2" w:date="2024-12-20T15:38:27Z">
                    <w:rPr/>
                  </w:rPrChange>
                </w:rPr>
                <w:t xml:space="preserve">Designing for Imperfection</w:t>
              </w:r>
            </w:ins>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
              </w:r>
            </w:ins>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Change w:author="Owen Derby" w:id="2" w:date="2024-12-20T15:38:27Z">
                    <w:rPr/>
                  </w:rPrChange>
                </w:rPr>
                <w:t xml:space="preserve">Helping users grasp that generative model output is probabilistic - it may contain inaccuracy or be misleading - Provide ways for the user to fix flaws and improve output quality, such as editing output or providing feedback.</w:t>
              </w:r>
            </w:ins>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Owen Derby" w:id="0" w:date="2024-12-20T15:38:27Z"/>
                <w:rPrChange w:author="Owen Derby" w:id="2" w:date="2024-12-20T15:38:27Z">
                  <w:rPr/>
                </w:rPrChange>
              </w:rPr>
            </w:pPr>
            <w:ins w:author="Owen Derby" w:id="0" w:date="2024-12-20T15:38:27Z">
              <w:r w:rsidDel="00000000" w:rsidR="00000000" w:rsidRPr="00000000">
                <w:rPr>
                  <w:rtl w:val="0"/>
                </w:rPr>
              </w:r>
            </w:ins>
          </w:p>
        </w:tc>
      </w:tr>
    </w:tbl>
    <w:p w:rsidR="00000000" w:rsidDel="00000000" w:rsidP="00000000" w:rsidRDefault="00000000" w:rsidRPr="00000000" w14:paraId="00000020">
      <w:pPr>
        <w:rPr>
          <w:rPrChange w:author="Owen Derby" w:id="1" w:date="2024-12-20T15:39:21Z">
            <w:rPr/>
          </w:rPrChange>
        </w:rPr>
        <w:pPrChange w:author="Owen Derby" w:id="0" w:date="2024-12-20T15:39:21Z">
          <w:pPr/>
        </w:pPrChange>
      </w:pPr>
      <w:r w:rsidDel="00000000" w:rsidR="00000000" w:rsidRPr="00000000">
        <w:rPr>
          <w:rtl w:val="0"/>
        </w:rPr>
      </w:r>
    </w:p>
    <w:p w:rsidR="00000000" w:rsidDel="00000000" w:rsidP="00000000" w:rsidRDefault="00000000" w:rsidRPr="00000000" w14:paraId="00000021">
      <w:pPr>
        <w:pStyle w:val="Heading2"/>
        <w:rPr/>
      </w:pPr>
      <w:bookmarkStart w:colFirst="0" w:colLast="0" w:name="_ndh79x86zbij" w:id="7"/>
      <w:bookmarkEnd w:id="7"/>
      <w:commentRangeStart w:id="10"/>
      <w:r w:rsidDel="00000000" w:rsidR="00000000" w:rsidRPr="00000000">
        <w:rPr>
          <w:rtl w:val="0"/>
        </w:rPr>
        <w:t xml:space="preserve">Adaptive AI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22">
      <w:pPr>
        <w:spacing w:after="240" w:before="240" w:lineRule="auto"/>
        <w:rPr/>
      </w:pPr>
      <w:commentRangeStart w:id="11"/>
      <w:commentRangeStart w:id="12"/>
      <w:commentRangeStart w:id="13"/>
      <w:r w:rsidDel="00000000" w:rsidR="00000000" w:rsidRPr="00000000">
        <w:rPr>
          <w:rtl w:val="0"/>
        </w:rPr>
        <w:t xml:space="preserve">Adaptive AI experiences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dynamically change interfaces, content, or feature sets in response to user behavior, context, or preferences. The system observes user patterns over time, learning how someone wants to move through an experience, and adjusts it accordingly. </w:t>
      </w:r>
    </w:p>
    <w:p w:rsidR="00000000" w:rsidDel="00000000" w:rsidP="00000000" w:rsidRDefault="00000000" w:rsidRPr="00000000" w14:paraId="00000023">
      <w:pPr>
        <w:spacing w:after="240" w:before="240" w:lineRule="auto"/>
        <w:rPr/>
      </w:pPr>
      <w:r w:rsidDel="00000000" w:rsidR="00000000" w:rsidRPr="00000000">
        <w:rPr>
          <w:rtl w:val="0"/>
        </w:rPr>
        <w:t xml:space="preserve">These experiences fall under one of two categories: Dynamic or Static. </w:t>
      </w:r>
      <w:r w:rsidDel="00000000" w:rsidR="00000000" w:rsidRPr="00000000">
        <w:rPr>
          <w:rtl w:val="0"/>
        </w:rPr>
        <w:t xml:space="preserve">A dynamic experience (e.g., A personalized career development dashboard that updates in real-time based on the addition of new skills) continuously evolves in response to user behavior or external inputs, making changes inherent and expected. Conversely, a static experience (e.g., A performance review summary that analyzes pre-selected feedback and performance data) involves predictable or predefined outputs that adapt only when explicitly triggered by the user.</w:t>
      </w:r>
      <w:r w:rsidDel="00000000" w:rsidR="00000000" w:rsidRPr="00000000">
        <w:rPr>
          <w:rtl w:val="0"/>
        </w:rPr>
      </w:r>
    </w:p>
    <w:p w:rsidR="00000000" w:rsidDel="00000000" w:rsidP="00000000" w:rsidRDefault="00000000" w:rsidRPr="00000000" w14:paraId="00000024">
      <w:pPr>
        <w:pStyle w:val="Heading3"/>
        <w:spacing w:after="240" w:before="240" w:lineRule="auto"/>
        <w:rPr/>
      </w:pPr>
      <w:bookmarkStart w:colFirst="0" w:colLast="0" w:name="_rh04m7gtjxmc" w:id="8"/>
      <w:bookmarkEnd w:id="8"/>
      <w:r w:rsidDel="00000000" w:rsidR="00000000" w:rsidRPr="00000000">
        <w:rPr>
          <w:rtl w:val="0"/>
        </w:rPr>
        <w:t xml:space="preserve">When to notify the user:</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Dynamic experiences typically require fewer alerts about changes, as adaptations are expected, while static experiences benefit from alerts upon change most of the time.</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At key decision points where adaptation would influence user actions (e.g., changing the layout of a </w:t>
      </w:r>
      <w:hyperlink r:id="rId9">
        <w:r w:rsidDel="00000000" w:rsidR="00000000" w:rsidRPr="00000000">
          <w:rPr>
            <w:color w:val="1155cc"/>
            <w:u w:val="single"/>
            <w:rtl w:val="0"/>
          </w:rPr>
          <w:t xml:space="preserve">Hub</w:t>
        </w:r>
      </w:hyperlink>
      <w:r w:rsidDel="00000000" w:rsidR="00000000" w:rsidRPr="00000000">
        <w:rPr>
          <w:rtl w:val="0"/>
        </w:rPr>
        <w:t xml:space="preserve"> after observing user </w:t>
      </w:r>
      <w:commentRangeStart w:id="14"/>
      <w:r w:rsidDel="00000000" w:rsidR="00000000" w:rsidRPr="00000000">
        <w:rPr>
          <w:rtl w:val="0"/>
        </w:rPr>
        <w:t xml:space="preserve">navigation patterns</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After a certain “onboarding” or observation period so the user understands baseline interactions before adaptation </w:t>
      </w:r>
      <w:commentRangeStart w:id="15"/>
      <w:r w:rsidDel="00000000" w:rsidR="00000000" w:rsidRPr="00000000">
        <w:rPr>
          <w:rtl w:val="0"/>
        </w:rPr>
        <w:t xml:space="preserve">occurs</w:t>
      </w:r>
      <w:commentRangeEnd w:id="15"/>
      <w:r w:rsidDel="00000000" w:rsidR="00000000" w:rsidRPr="00000000">
        <w:commentReference w:id="15"/>
      </w:r>
      <w:r w:rsidDel="00000000" w:rsidR="00000000" w:rsidRPr="00000000">
        <w:rPr>
          <w:rtl w:val="0"/>
        </w:rPr>
        <w:t xml:space="preserve">.</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During moments of change, to highlight what is different and why it’s being adapted.</w:t>
      </w:r>
    </w:p>
    <w:p w:rsidR="00000000" w:rsidDel="00000000" w:rsidP="00000000" w:rsidRDefault="00000000" w:rsidRPr="00000000" w14:paraId="00000029">
      <w:pPr>
        <w:pStyle w:val="Heading3"/>
        <w:spacing w:after="240" w:before="240" w:lineRule="auto"/>
        <w:rPr/>
      </w:pPr>
      <w:bookmarkStart w:colFirst="0" w:colLast="0" w:name="_blglm65qjyht" w:id="9"/>
      <w:bookmarkEnd w:id="9"/>
      <w:r w:rsidDel="00000000" w:rsidR="00000000" w:rsidRPr="00000000">
        <w:rPr>
          <w:rtl w:val="0"/>
        </w:rPr>
        <w:t xml:space="preserve">Where and how to notify the user:</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Subtle inline </w:t>
      </w:r>
      <w:hyperlink r:id="rId10">
        <w:r w:rsidDel="00000000" w:rsidR="00000000" w:rsidRPr="00000000">
          <w:rPr>
            <w:color w:val="1155cc"/>
            <w:u w:val="single"/>
            <w:rtl w:val="0"/>
          </w:rPr>
          <w:t xml:space="preserve">Toasts</w:t>
        </w:r>
      </w:hyperlink>
      <w:r w:rsidDel="00000000" w:rsidR="00000000" w:rsidRPr="00000000">
        <w:rPr>
          <w:rtl w:val="0"/>
        </w:rPr>
        <w:t xml:space="preserve"> can alert to changes at a glance (e.g., </w:t>
      </w:r>
      <w:r w:rsidDel="00000000" w:rsidR="00000000" w:rsidRPr="00000000">
        <w:rPr>
          <w:i w:val="1"/>
          <w:iCs w:val="1"/>
          <w:rtl w:val="0"/>
        </w:rPr>
        <w:t xml:space="preserve">“</w:t>
      </w:r>
      <w:r w:rsidDel="00000000" w:rsidR="00000000" w:rsidRPr="00000000">
        <w:rPr>
          <w:i w:val="1"/>
          <w:iCs w:val="1"/>
          <w:rtl w:val="0"/>
        </w:rPr>
        <w:t xml:space="preserve">We’ve rearranged your dashboard</w:t>
      </w:r>
      <w:r w:rsidDel="00000000" w:rsidR="00000000" w:rsidRPr="00000000">
        <w:rPr>
          <w:i w:val="1"/>
          <w:iCs w:val="1"/>
          <w:rtl w:val="0"/>
        </w:rPr>
        <w:t xml:space="preserve"> based on the updates you made to your preferences.”).</w:t>
      </w:r>
      <w:r w:rsidDel="00000000" w:rsidR="00000000" w:rsidRPr="00000000">
        <w:rPr>
          <w:rtl w:val="0"/>
        </w:rPr>
      </w:r>
    </w:p>
    <w:p w:rsidR="00000000" w:rsidDel="00000000" w:rsidP="00000000" w:rsidRDefault="00000000" w:rsidRPr="00000000" w14:paraId="0000002B">
      <w:pPr>
        <w:numPr>
          <w:ilvl w:val="0"/>
          <w:numId w:val="12"/>
        </w:numPr>
        <w:spacing w:after="0" w:afterAutospacing="0" w:before="0" w:beforeAutospacing="0" w:lineRule="auto"/>
        <w:ind w:left="720" w:hanging="360"/>
        <w:rPr>
          <w:u w:val="none"/>
        </w:rPr>
      </w:pPr>
      <w:commentRangeStart w:id="16"/>
      <w:r w:rsidDel="00000000" w:rsidR="00000000" w:rsidRPr="00000000">
        <w:rPr>
          <w:rtl w:val="0"/>
        </w:rPr>
        <w:t xml:space="preserve">A detailed breakdown of “before and after”</w:t>
      </w:r>
      <w:commentRangeEnd w:id="16"/>
      <w:r w:rsidDel="00000000" w:rsidR="00000000" w:rsidRPr="00000000">
        <w:commentReference w:id="16"/>
      </w:r>
      <w:r w:rsidDel="00000000" w:rsidR="00000000" w:rsidRPr="00000000">
        <w:rPr>
          <w:rtl w:val="0"/>
        </w:rPr>
        <w:t xml:space="preserve"> (e.g., </w:t>
      </w:r>
      <w:r w:rsidDel="00000000" w:rsidR="00000000" w:rsidRPr="00000000">
        <w:rPr>
          <w:i w:val="1"/>
          <w:iCs w:val="1"/>
          <w:rtl w:val="0"/>
        </w:rPr>
        <w:t xml:space="preserve">“Because you often view your team calendar first, we moved your Team Calendar Widget to the top of the page.”</w:t>
      </w:r>
      <w:r w:rsidDel="00000000" w:rsidR="00000000" w:rsidRPr="00000000">
        <w:rPr>
          <w:rtl w:val="0"/>
        </w:rPr>
        <w:t xml:space="preserve">) should generally accompany an alert to change, but through </w:t>
      </w:r>
      <w:r w:rsidDel="00000000" w:rsidR="00000000" w:rsidRPr="00000000">
        <w:rPr>
          <w:rtl w:val="0"/>
        </w:rPr>
        <w:t xml:space="preserve">progressive disclosure—the alert initially indicates that a change has been made, with the option to expand </w:t>
      </w:r>
      <w:r w:rsidDel="00000000" w:rsidR="00000000" w:rsidRPr="00000000">
        <w:rPr>
          <w:rtl w:val="0"/>
        </w:rPr>
        <w:t xml:space="preserve">for more details about why the change occurred and its impact.</w:t>
      </w:r>
      <w:r w:rsidDel="00000000" w:rsidR="00000000" w:rsidRPr="00000000">
        <w:rPr>
          <w:rtl w:val="0"/>
        </w:rPr>
      </w:r>
    </w:p>
    <w:p w:rsidR="00000000" w:rsidDel="00000000" w:rsidP="00000000" w:rsidRDefault="00000000" w:rsidRPr="00000000" w14:paraId="0000002C">
      <w:pPr>
        <w:numPr>
          <w:ilvl w:val="0"/>
          <w:numId w:val="12"/>
        </w:numPr>
        <w:spacing w:after="240" w:before="0" w:beforeAutospacing="0" w:lineRule="auto"/>
        <w:ind w:left="720" w:hanging="360"/>
      </w:pPr>
      <w:commentRangeStart w:id="17"/>
      <w:commentRangeStart w:id="18"/>
      <w:r w:rsidDel="00000000" w:rsidR="00000000" w:rsidRPr="00000000">
        <w:rPr>
          <w:rtl w:val="0"/>
        </w:rPr>
        <w:t xml:space="preserve">A preferences or settings</w:t>
      </w:r>
      <w:commentRangeEnd w:id="17"/>
      <w:r w:rsidDel="00000000" w:rsidR="00000000" w:rsidRPr="00000000">
        <w:commentReference w:id="17"/>
      </w:r>
      <w:commentRangeEnd w:id="18"/>
      <w:r w:rsidDel="00000000" w:rsidR="00000000" w:rsidRPr="00000000">
        <w:commentReference w:id="18"/>
      </w:r>
      <w:commentRangeStart w:id="19"/>
      <w:r w:rsidDel="00000000" w:rsidR="00000000" w:rsidRPr="00000000">
        <w:rPr>
          <w:rtl w:val="0"/>
        </w:rPr>
        <w:t xml:space="preserve"> </w:t>
      </w:r>
      <w:r w:rsidDel="00000000" w:rsidR="00000000" w:rsidRPr="00000000">
        <w:rPr>
          <w:rtl w:val="0"/>
        </w:rPr>
        <w:t xml:space="preserve">experience</w:t>
      </w:r>
      <w:commentRangeEnd w:id="19"/>
      <w:r w:rsidDel="00000000" w:rsidR="00000000" w:rsidRPr="00000000">
        <w:commentReference w:id="19"/>
      </w:r>
      <w:r w:rsidDel="00000000" w:rsidR="00000000" w:rsidRPr="00000000">
        <w:rPr>
          <w:rtl w:val="0"/>
        </w:rPr>
        <w:t xml:space="preserve"> should be accessible for the user to review and/or override what can be/has been adapted within their unique experience. Users should have the option to select which adaptation features are enabled or disabled, as well as the frequency of their occurrence.</w:t>
      </w:r>
      <w:commentRangeStart w:id="20"/>
      <w:r w:rsidDel="00000000" w:rsidR="00000000" w:rsidRPr="00000000">
        <w:rPr>
          <w:rtl w:val="0"/>
        </w:rPr>
      </w:r>
    </w:p>
    <w:p w:rsidR="00000000" w:rsidDel="00000000" w:rsidP="00000000" w:rsidRDefault="00000000" w:rsidRPr="00000000" w14:paraId="0000002D">
      <w:pPr>
        <w:pStyle w:val="Heading3"/>
        <w:spacing w:after="240" w:before="240" w:lineRule="auto"/>
        <w:rPr/>
      </w:pPr>
      <w:bookmarkStart w:colFirst="0" w:colLast="0" w:name="_vw75k6xlstfh" w:id="10"/>
      <w:bookmarkEnd w:id="10"/>
      <w:commentRangeEnd w:id="20"/>
      <w:r w:rsidDel="00000000" w:rsidR="00000000" w:rsidRPr="00000000">
        <w:commentReference w:id="20"/>
      </w:r>
      <w:r w:rsidDel="00000000" w:rsidR="00000000" w:rsidRPr="00000000">
        <w:rPr>
          <w:rtl w:val="0"/>
        </w:rPr>
        <w:t xml:space="preserve">Frequency of adaptive AI interactions:</w:t>
      </w:r>
    </w:p>
    <w:p w:rsidR="00000000" w:rsidDel="00000000" w:rsidP="00000000" w:rsidRDefault="00000000" w:rsidRPr="00000000" w14:paraId="0000002E">
      <w:pPr>
        <w:spacing w:after="240" w:before="240" w:lineRule="auto"/>
        <w:rPr/>
      </w:pPr>
      <w:r w:rsidDel="00000000" w:rsidR="00000000" w:rsidRPr="00000000">
        <w:rPr>
          <w:rtl w:val="0"/>
        </w:rPr>
        <w:t xml:space="preserve">There isn’t a universal standard for the exact frequency of presenting adaptive changes, but empirical studies and usability research provide guidance on balancing adaptation frequency with user trust, understanding, and control. Key evidence and recommendations from the literature include:</w:t>
      </w:r>
    </w:p>
    <w:p w:rsidR="00000000" w:rsidDel="00000000" w:rsidP="00000000" w:rsidRDefault="00000000" w:rsidRPr="00000000" w14:paraId="0000002F">
      <w:pPr>
        <w:numPr>
          <w:ilvl w:val="0"/>
          <w:numId w:val="3"/>
        </w:numPr>
        <w:spacing w:after="0" w:afterAutospacing="0" w:before="240" w:lineRule="auto"/>
        <w:ind w:left="720" w:hanging="360"/>
        <w:rPr>
          <w:u w:val="none"/>
        </w:rPr>
      </w:pPr>
      <w:r w:rsidDel="00000000" w:rsidR="00000000" w:rsidRPr="00000000">
        <w:rPr>
          <w:b w:val="1"/>
          <w:bCs w:val="1"/>
          <w:rtl w:val="0"/>
        </w:rPr>
        <w:t xml:space="preserve">Limit Frequency of adaptive change  to avoid confusion</w:t>
      </w:r>
      <w:r w:rsidDel="00000000" w:rsidR="00000000" w:rsidRPr="00000000">
        <w:rPr>
          <w:rtl w:val="0"/>
        </w:rPr>
        <w:t xml:space="preserve">. Frequent changes can confuse users and disrupt muscle memory. Rapidly altering the position or visibility of items makes  it harder for users to develop stable mental models and slows down task completion.</w:t>
      </w:r>
      <w:r w:rsidDel="00000000" w:rsidR="00000000" w:rsidRPr="00000000">
        <w:rPr>
          <w:b w:val="1"/>
          <w:bCs w:val="1"/>
          <w:vertAlign w:val="superscript"/>
        </w:rPr>
        <w:footnoteReference w:customMarkFollows="0" w:id="0"/>
      </w:r>
      <w:r w:rsidDel="00000000" w:rsidR="00000000" w:rsidRPr="00000000">
        <w:rPr>
          <w:rtl w:val="0"/>
        </w:rPr>
      </w:r>
    </w:p>
    <w:p w:rsidR="00000000" w:rsidDel="00000000" w:rsidP="00000000" w:rsidRDefault="00000000" w:rsidRPr="00000000" w14:paraId="00000030">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Provide gradual and predictable introductions. </w:t>
      </w:r>
      <w:r w:rsidDel="00000000" w:rsidR="00000000" w:rsidRPr="00000000">
        <w:rPr>
          <w:rtl w:val="0"/>
        </w:rPr>
        <w:t xml:space="preserve">Adaptation should occur incrementally at predictable intervals as users adapt more positively to changes introduced after certain “learning” phases, rather than constant, rapid reconfiguration. This approach </w:t>
      </w:r>
      <w:r w:rsidDel="00000000" w:rsidR="00000000" w:rsidRPr="00000000">
        <w:rPr>
          <w:rtl w:val="0"/>
        </w:rPr>
        <w:t xml:space="preserve">helps users maintain a sense of control and understanding over the interface’s evolution.</w:t>
      </w:r>
    </w:p>
    <w:p w:rsidR="00000000" w:rsidDel="00000000" w:rsidP="00000000" w:rsidRDefault="00000000" w:rsidRPr="00000000" w14:paraId="00000031">
      <w:pPr>
        <w:numPr>
          <w:ilvl w:val="0"/>
          <w:numId w:val="3"/>
        </w:numPr>
        <w:spacing w:after="240" w:before="0" w:beforeAutospacing="0" w:lineRule="auto"/>
        <w:ind w:left="720" w:hanging="360"/>
        <w:rPr>
          <w:u w:val="none"/>
        </w:rPr>
      </w:pPr>
      <w:commentRangeStart w:id="21"/>
      <w:commentRangeStart w:id="22"/>
      <w:commentRangeStart w:id="23"/>
      <w:commentRangeStart w:id="24"/>
      <w:commentRangeStart w:id="25"/>
      <w:r w:rsidDel="00000000" w:rsidR="00000000" w:rsidRPr="00000000">
        <w:rPr>
          <w:b w:val="1"/>
          <w:bCs w:val="1"/>
          <w:rtl w:val="0"/>
        </w:rPr>
        <w:t xml:space="preserve">Be transparent about what has changed and allow the user to have control.</w:t>
      </w:r>
      <w:commentRangeEnd w:id="21"/>
      <w:r w:rsidDel="00000000" w:rsidR="00000000" w:rsidRPr="00000000">
        <w:commentReference w:id="21"/>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b w:val="1"/>
          <w:bCs w:val="1"/>
          <w:rtl w:val="0"/>
        </w:rPr>
        <w:t xml:space="preserve">  </w:t>
      </w:r>
      <w:r w:rsidDel="00000000" w:rsidR="00000000" w:rsidRPr="00000000">
        <w:rPr>
          <w:rtl w:val="0"/>
        </w:rPr>
        <w:t xml:space="preserve">U</w:t>
      </w:r>
      <w:r w:rsidDel="00000000" w:rsidR="00000000" w:rsidRPr="00000000">
        <w:rPr>
          <w:rtl w:val="0"/>
        </w:rPr>
        <w:t xml:space="preserve">sers should be informed when and why adaptations occur,  and in the case of dynamic experiences, be provided with a way to revert or customize them. Adjusting frequency based on explicit user feedback or preferences (e.g., a setting that allows users to choose how often changes appear) has been shown to improve user satisfaction. Users often prefer fewer, </w:t>
      </w:r>
      <w:commentRangeStart w:id="26"/>
      <w:r w:rsidDel="00000000" w:rsidR="00000000" w:rsidRPr="00000000">
        <w:rPr>
          <w:rtl w:val="0"/>
        </w:rPr>
        <w:t xml:space="preserve">more meaningful adjustments rather than frequent minor tweaks</w:t>
      </w:r>
      <w:commentRangeEnd w:id="26"/>
      <w:r w:rsidDel="00000000" w:rsidR="00000000" w:rsidRPr="00000000">
        <w:commentReference w:id="26"/>
      </w:r>
      <w:r w:rsidDel="00000000" w:rsidR="00000000" w:rsidRPr="00000000">
        <w:rPr>
          <w:rtl w:val="0"/>
        </w:rPr>
        <w:t xml:space="preserv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2">
      <w:pPr>
        <w:pStyle w:val="Heading2"/>
        <w:rPr/>
      </w:pPr>
      <w:bookmarkStart w:colFirst="0" w:colLast="0" w:name="_x0nwlgfffrnz" w:id="11"/>
      <w:bookmarkEnd w:id="11"/>
      <w:commentRangeStart w:id="27"/>
      <w:commentRangeStart w:id="28"/>
      <w:commentRangeStart w:id="29"/>
      <w:r w:rsidDel="00000000" w:rsidR="00000000" w:rsidRPr="00000000">
        <w:rPr>
          <w:rtl w:val="0"/>
        </w:rPr>
        <w:t xml:space="preserve">Conversational AI</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Conversational AI experiences allow users to interact with a system via natural, human-like dialogue. This should, whenever possible, be done under the umbrella of the </w:t>
      </w:r>
      <w:commentRangeStart w:id="30"/>
      <w:commentRangeStart w:id="31"/>
      <w:r w:rsidDel="00000000" w:rsidR="00000000" w:rsidRPr="00000000">
        <w:rPr>
          <w:rtl w:val="0"/>
        </w:rPr>
        <w:t xml:space="preserve">Workday Assistant </w:t>
      </w:r>
      <w:commentRangeEnd w:id="30"/>
      <w:r w:rsidDel="00000000" w:rsidR="00000000" w:rsidRPr="00000000">
        <w:commentReference w:id="30"/>
      </w:r>
      <w:commentRangeEnd w:id="31"/>
      <w:r w:rsidDel="00000000" w:rsidR="00000000" w:rsidRPr="00000000">
        <w:commentReference w:id="31"/>
      </w:r>
      <w:r w:rsidDel="00000000" w:rsidR="00000000" w:rsidRPr="00000000">
        <w:rPr>
          <w:rtl w:val="0"/>
        </w:rPr>
        <w:t xml:space="preserve">brand to build trust with the globally accessible agent. </w:t>
      </w:r>
      <w:commentRangeStart w:id="32"/>
      <w:r w:rsidDel="00000000" w:rsidR="00000000" w:rsidRPr="00000000">
        <w:rPr>
          <w:rtl w:val="0"/>
        </w:rPr>
        <w:t xml:space="preserve">Conversational AI experiences are not limited to back-and-forth interactions, but can instead take the form of guidance or clarification via natural language.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34">
      <w:pPr>
        <w:pStyle w:val="Heading3"/>
        <w:spacing w:after="240" w:before="240" w:lineRule="auto"/>
        <w:rPr/>
      </w:pPr>
      <w:bookmarkStart w:colFirst="0" w:colLast="0" w:name="_ck6mz338t1hw" w:id="12"/>
      <w:bookmarkEnd w:id="12"/>
      <w:r w:rsidDel="00000000" w:rsidR="00000000" w:rsidRPr="00000000">
        <w:rPr>
          <w:rtl w:val="0"/>
        </w:rPr>
        <w:t xml:space="preserve">When to interact with the user:</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Reactively, such as a user opening the </w:t>
      </w:r>
      <w:commentRangeStart w:id="33"/>
      <w:commentRangeStart w:id="34"/>
      <w:commentRangeStart w:id="35"/>
      <w:hyperlink r:id="rId11">
        <w:r w:rsidDel="00000000" w:rsidR="00000000" w:rsidRPr="00000000">
          <w:rPr>
            <w:color w:val="1155cc"/>
            <w:u w:val="single"/>
            <w:rtl w:val="0"/>
          </w:rPr>
          <w:t xml:space="preserve">Workday Assistant Side Panel</w:t>
        </w:r>
      </w:hyperlink>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and typing a question or request.</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Proactively, such as the system detecting a clear need (e.g., a user struggling to find a feature repeatedly), where Workday Assistant could nudge the user, via a </w:t>
      </w:r>
      <w:hyperlink r:id="rId12">
        <w:r w:rsidDel="00000000" w:rsidR="00000000" w:rsidRPr="00000000">
          <w:rPr>
            <w:color w:val="1155cc"/>
            <w:u w:val="single"/>
            <w:rtl w:val="0"/>
          </w:rPr>
          <w:t xml:space="preserve">Handoff Popup</w:t>
        </w:r>
      </w:hyperlink>
      <w:r w:rsidDel="00000000" w:rsidR="00000000" w:rsidRPr="00000000">
        <w:rPr>
          <w:rtl w:val="0"/>
        </w:rPr>
        <w:t xml:space="preserve">, explaining what it is seeing and how it can help (e.g., </w:t>
      </w:r>
      <w:commentRangeStart w:id="36"/>
      <w:commentRangeStart w:id="37"/>
      <w:r w:rsidDel="00000000" w:rsidR="00000000" w:rsidRPr="00000000">
        <w:rPr>
          <w:i w:val="1"/>
          <w:iCs w:val="1"/>
          <w:rtl w:val="0"/>
        </w:rPr>
        <w:t xml:space="preserve">“We noticed you might be looking for your “Team Goals” frequently, do you want me to add a direct link to it in your Navigation Panel?</w:t>
      </w:r>
      <w:commentRangeEnd w:id="36"/>
      <w:r w:rsidDel="00000000" w:rsidR="00000000" w:rsidRPr="00000000">
        <w:commentReference w:id="36"/>
      </w:r>
      <w:commentRangeEnd w:id="37"/>
      <w:r w:rsidDel="00000000" w:rsidR="00000000" w:rsidRPr="00000000">
        <w:commentReference w:id="37"/>
      </w:r>
      <w:r w:rsidDel="00000000" w:rsidR="00000000" w:rsidRPr="00000000">
        <w:rPr>
          <w:rtl w:val="0"/>
        </w:rPr>
        <w:t xml:space="preserve">).</w:t>
      </w:r>
    </w:p>
    <w:p w:rsidR="00000000" w:rsidDel="00000000" w:rsidP="00000000" w:rsidRDefault="00000000" w:rsidRPr="00000000" w14:paraId="00000037">
      <w:pPr>
        <w:pStyle w:val="Heading3"/>
        <w:spacing w:after="240" w:before="240" w:lineRule="auto"/>
        <w:rPr/>
      </w:pPr>
      <w:bookmarkStart w:colFirst="0" w:colLast="0" w:name="_xg7t42ypto8z" w:id="13"/>
      <w:bookmarkEnd w:id="13"/>
      <w:r w:rsidDel="00000000" w:rsidR="00000000" w:rsidRPr="00000000">
        <w:rPr>
          <w:rtl w:val="0"/>
        </w:rPr>
        <w:t xml:space="preserve">Where</w:t>
      </w:r>
      <w:r w:rsidDel="00000000" w:rsidR="00000000" w:rsidRPr="00000000">
        <w:rPr>
          <w:rtl w:val="0"/>
        </w:rPr>
        <w:t xml:space="preserve"> and how to present this interaction:</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For global ingress (i.e. a consistent location available almost-everywhere within the system) an </w:t>
      </w:r>
      <w:hyperlink r:id="rId13">
        <w:r w:rsidDel="00000000" w:rsidR="00000000" w:rsidRPr="00000000">
          <w:rPr>
            <w:color w:val="1155cc"/>
            <w:u w:val="single"/>
            <w:rtl w:val="0"/>
          </w:rPr>
          <w:t xml:space="preserve">Icon Button</w:t>
        </w:r>
      </w:hyperlink>
      <w:r w:rsidDel="00000000" w:rsidR="00000000" w:rsidRPr="00000000">
        <w:rPr>
          <w:rtl w:val="0"/>
        </w:rPr>
        <w:t xml:space="preserve"> will allow access to </w:t>
      </w:r>
      <w:commentRangeStart w:id="38"/>
      <w:r w:rsidDel="00000000" w:rsidR="00000000" w:rsidRPr="00000000">
        <w:rPr>
          <w:rtl w:val="0"/>
        </w:rPr>
        <w:t xml:space="preserve">Workday Assistant</w:t>
      </w:r>
      <w:commentRangeEnd w:id="38"/>
      <w:r w:rsidDel="00000000" w:rsidR="00000000" w:rsidRPr="00000000">
        <w:commentReference w:id="38"/>
      </w:r>
      <w:r w:rsidDel="00000000" w:rsidR="00000000" w:rsidRPr="00000000">
        <w:rPr>
          <w:rtl w:val="0"/>
        </w:rPr>
        <w:t xml:space="preserve">. </w:t>
      </w:r>
    </w:p>
    <w:p w:rsidR="00000000" w:rsidDel="00000000" w:rsidP="00000000" w:rsidRDefault="00000000" w:rsidRPr="00000000" w14:paraId="00000039">
      <w:pPr>
        <w:numPr>
          <w:ilvl w:val="1"/>
          <w:numId w:val="14"/>
        </w:numPr>
        <w:spacing w:after="0" w:afterAutospacing="0" w:before="0" w:beforeAutospacing="0" w:lineRule="auto"/>
        <w:ind w:left="1440" w:hanging="360"/>
      </w:pPr>
      <w:r w:rsidDel="00000000" w:rsidR="00000000" w:rsidRPr="00000000">
        <w:rPr>
          <w:rtl w:val="0"/>
        </w:rPr>
        <w:t xml:space="preserve">On desktop web, this ingress should live on the right side of the </w:t>
      </w:r>
      <w:hyperlink r:id="rId14">
        <w:r w:rsidDel="00000000" w:rsidR="00000000" w:rsidRPr="00000000">
          <w:rPr>
            <w:color w:val="1155cc"/>
            <w:u w:val="single"/>
            <w:rtl w:val="0"/>
          </w:rPr>
          <w:t xml:space="preserve">Global Navigation Header</w:t>
        </w:r>
      </w:hyperlink>
      <w:r w:rsidDel="00000000" w:rsidR="00000000" w:rsidRPr="00000000">
        <w:rPr>
          <w:rtl w:val="0"/>
        </w:rPr>
        <w:t xml:space="preserve"> in the icon group, and be the left most icon. This button should open the conversation in the </w:t>
      </w:r>
      <w:hyperlink r:id="rId15">
        <w:r w:rsidDel="00000000" w:rsidR="00000000" w:rsidRPr="00000000">
          <w:rPr>
            <w:color w:val="1155cc"/>
            <w:u w:val="single"/>
            <w:rtl w:val="0"/>
          </w:rPr>
          <w:t xml:space="preserve">Workday Assistant Side Panel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numPr>
          <w:ilvl w:val="1"/>
          <w:numId w:val="14"/>
        </w:numPr>
        <w:spacing w:after="0" w:afterAutospacing="0" w:before="0" w:beforeAutospacing="0" w:lineRule="auto"/>
        <w:ind w:left="1440" w:hanging="360"/>
        <w:rPr>
          <w:u w:val="none"/>
        </w:rPr>
      </w:pPr>
      <w:r w:rsidDel="00000000" w:rsidR="00000000" w:rsidRPr="00000000">
        <w:rPr>
          <w:rtl w:val="0"/>
        </w:rPr>
        <w:t xml:space="preserve">On native mobile, this ingress should live in the top right of the </w:t>
      </w:r>
      <w:hyperlink r:id="rId16">
        <w:r w:rsidDel="00000000" w:rsidR="00000000" w:rsidRPr="00000000">
          <w:rPr>
            <w:color w:val="1155cc"/>
            <w:u w:val="single"/>
            <w:rtl w:val="0"/>
          </w:rPr>
          <w:t xml:space="preserve">App Header</w:t>
        </w:r>
      </w:hyperlink>
      <w:r w:rsidDel="00000000" w:rsidR="00000000" w:rsidRPr="00000000">
        <w:rPr>
          <w:rtl w:val="0"/>
        </w:rPr>
        <w:t xml:space="preserve"> in the icon group, and should be the left most icon. This button should open the conversation in a </w:t>
      </w:r>
      <w:hyperlink r:id="rId17">
        <w:r w:rsidDel="00000000" w:rsidR="00000000" w:rsidRPr="00000000">
          <w:rPr>
            <w:color w:val="1155cc"/>
            <w:u w:val="single"/>
            <w:rtl w:val="0"/>
          </w:rPr>
          <w:t xml:space="preserve">Bottom Sheet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B">
      <w:pPr>
        <w:numPr>
          <w:ilvl w:val="0"/>
          <w:numId w:val="14"/>
        </w:numPr>
        <w:spacing w:after="0" w:afterAutospacing="0" w:before="0" w:beforeAutospacing="0" w:lineRule="auto"/>
        <w:ind w:left="720" w:hanging="360"/>
        <w:rPr>
          <w:u w:val="none"/>
        </w:rPr>
      </w:pPr>
      <w:r w:rsidDel="00000000" w:rsidR="00000000" w:rsidRPr="00000000">
        <w:rPr>
          <w:rtl w:val="0"/>
        </w:rPr>
        <w:t xml:space="preserve">For contextual/object level ingresses (i.e. a contextual ingress attached to a specific interface element) use </w:t>
      </w:r>
      <w:hyperlink r:id="rId18">
        <w:r w:rsidDel="00000000" w:rsidR="00000000" w:rsidRPr="00000000">
          <w:rPr>
            <w:color w:val="1155cc"/>
            <w:u w:val="single"/>
            <w:rtl w:val="0"/>
          </w:rPr>
          <w:t xml:space="preserve">Assistant Quick Tips</w:t>
        </w:r>
      </w:hyperlink>
      <w:r w:rsidDel="00000000" w:rsidR="00000000" w:rsidRPr="00000000">
        <w:rPr>
          <w:rtl w:val="0"/>
        </w:rPr>
        <w:t xml:space="preserve"> to highlight the capability and explain what will happen when it is interacted with. </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When actively engaging in a conversational experience:</w:t>
      </w:r>
    </w:p>
    <w:p w:rsidR="00000000" w:rsidDel="00000000" w:rsidP="00000000" w:rsidRDefault="00000000" w:rsidRPr="00000000" w14:paraId="0000003D">
      <w:pPr>
        <w:numPr>
          <w:ilvl w:val="1"/>
          <w:numId w:val="14"/>
        </w:numPr>
        <w:spacing w:after="0" w:afterAutospacing="0" w:before="0" w:beforeAutospacing="0" w:lineRule="auto"/>
        <w:ind w:left="1440" w:hanging="360"/>
      </w:pPr>
      <w:commentRangeStart w:id="39"/>
      <w:r w:rsidDel="00000000" w:rsidR="00000000" w:rsidRPr="00000000">
        <w:rPr>
          <w:rtl w:val="0"/>
        </w:rPr>
        <w:t xml:space="preserve">Ensure clear turn-taking cues; show the </w:t>
      </w:r>
      <w:hyperlink r:id="rId19">
        <w:r w:rsidDel="00000000" w:rsidR="00000000" w:rsidRPr="00000000">
          <w:rPr>
            <w:color w:val="1155cc"/>
            <w:u w:val="single"/>
            <w:rtl w:val="0"/>
          </w:rPr>
          <w:t xml:space="preserve">system’s responses</w:t>
        </w:r>
      </w:hyperlink>
      <w:r w:rsidDel="00000000" w:rsidR="00000000" w:rsidRPr="00000000">
        <w:rPr>
          <w:rtl w:val="0"/>
        </w:rPr>
        <w:t xml:space="preserve"> and the </w:t>
      </w:r>
      <w:hyperlink r:id="rId20">
        <w:r w:rsidDel="00000000" w:rsidR="00000000" w:rsidRPr="00000000">
          <w:rPr>
            <w:color w:val="1155cc"/>
            <w:u w:val="single"/>
            <w:rtl w:val="0"/>
          </w:rPr>
          <w:t xml:space="preserve">user’s prompts</w:t>
        </w:r>
      </w:hyperlink>
      <w:r w:rsidDel="00000000" w:rsidR="00000000" w:rsidRPr="00000000">
        <w:rPr>
          <w:rtl w:val="0"/>
        </w:rPr>
        <w:t xml:space="preserve"> in their unique visual styles</w:t>
      </w:r>
      <w:commentRangeEnd w:id="39"/>
      <w:r w:rsidDel="00000000" w:rsidR="00000000" w:rsidRPr="00000000">
        <w:commentReference w:id="39"/>
      </w:r>
      <w:r w:rsidDel="00000000" w:rsidR="00000000" w:rsidRPr="00000000">
        <w:rPr>
          <w:rtl w:val="0"/>
        </w:rPr>
        <w:t xml:space="preserve">. </w:t>
      </w:r>
    </w:p>
    <w:p w:rsidR="00000000" w:rsidDel="00000000" w:rsidP="00000000" w:rsidRDefault="00000000" w:rsidRPr="00000000" w14:paraId="0000003E">
      <w:pPr>
        <w:numPr>
          <w:ilvl w:val="1"/>
          <w:numId w:val="14"/>
        </w:numPr>
        <w:spacing w:after="0" w:afterAutospacing="0" w:before="0" w:beforeAutospacing="0" w:lineRule="auto"/>
        <w:ind w:left="1440" w:hanging="360"/>
        <w:rPr>
          <w:u w:val="none"/>
        </w:rPr>
      </w:pPr>
      <w:r w:rsidDel="00000000" w:rsidR="00000000" w:rsidRPr="00000000">
        <w:rPr>
          <w:rtl w:val="0"/>
        </w:rPr>
        <w:t xml:space="preserve">Use </w:t>
      </w:r>
      <w:commentRangeStart w:id="40"/>
      <w:hyperlink r:id="rId21">
        <w:r w:rsidDel="00000000" w:rsidR="00000000" w:rsidRPr="00000000">
          <w:rPr>
            <w:color w:val="1155cc"/>
            <w:u w:val="single"/>
            <w:rtl w:val="0"/>
          </w:rPr>
          <w:t xml:space="preserve">progress/loading indicators</w:t>
        </w:r>
      </w:hyperlink>
      <w:commentRangeEnd w:id="40"/>
      <w:r w:rsidDel="00000000" w:rsidR="00000000" w:rsidRPr="00000000">
        <w:commentReference w:id="40"/>
      </w:r>
      <w:r w:rsidDel="00000000" w:rsidR="00000000" w:rsidRPr="00000000">
        <w:rPr>
          <w:rtl w:val="0"/>
        </w:rPr>
        <w:t xml:space="preserve"> to inform the user of the response generation taking place.</w:t>
      </w:r>
    </w:p>
    <w:p w:rsidR="00000000" w:rsidDel="00000000" w:rsidP="00000000" w:rsidRDefault="00000000" w:rsidRPr="00000000" w14:paraId="0000003F">
      <w:pPr>
        <w:numPr>
          <w:ilvl w:val="1"/>
          <w:numId w:val="14"/>
        </w:numPr>
        <w:spacing w:after="0" w:afterAutospacing="0" w:before="0" w:beforeAutospacing="0" w:lineRule="auto"/>
        <w:ind w:left="1440" w:hanging="360"/>
        <w:rPr>
          <w:u w:val="none"/>
        </w:rPr>
      </w:pPr>
      <w:r w:rsidDel="00000000" w:rsidR="00000000" w:rsidRPr="00000000">
        <w:rPr>
          <w:rtl w:val="0"/>
        </w:rPr>
        <w:t xml:space="preserve">Offer </w:t>
      </w:r>
      <w:hyperlink r:id="rId22">
        <w:r w:rsidDel="00000000" w:rsidR="00000000" w:rsidRPr="00000000">
          <w:rPr>
            <w:color w:val="1155cc"/>
            <w:u w:val="single"/>
            <w:rtl w:val="0"/>
          </w:rPr>
          <w:t xml:space="preserve">suggested prompt buttons</w:t>
        </w:r>
      </w:hyperlink>
      <w:r w:rsidDel="00000000" w:rsidR="00000000" w:rsidRPr="00000000">
        <w:rPr>
          <w:rtl w:val="0"/>
        </w:rPr>
        <w:t xml:space="preserve"> </w:t>
      </w:r>
      <w:commentRangeStart w:id="41"/>
      <w:r w:rsidDel="00000000" w:rsidR="00000000" w:rsidRPr="00000000">
        <w:rPr>
          <w:rtl w:val="0"/>
        </w:rPr>
        <w:t xml:space="preserve">within the conversational interface for personalized follow-ups</w:t>
      </w:r>
      <w:commentRangeEnd w:id="41"/>
      <w:r w:rsidDel="00000000" w:rsidR="00000000" w:rsidRPr="00000000">
        <w:commentReference w:id="41"/>
      </w:r>
      <w:r w:rsidDel="00000000" w:rsidR="00000000" w:rsidRPr="00000000">
        <w:rPr>
          <w:rtl w:val="0"/>
        </w:rPr>
        <w:t xml:space="preserve">.</w:t>
      </w:r>
    </w:p>
    <w:p w:rsidR="00000000" w:rsidDel="00000000" w:rsidP="00000000" w:rsidRDefault="00000000" w:rsidRPr="00000000" w14:paraId="00000040">
      <w:pPr>
        <w:numPr>
          <w:ilvl w:val="0"/>
          <w:numId w:val="14"/>
        </w:numPr>
        <w:spacing w:after="240" w:before="0" w:beforeAutospacing="0" w:lineRule="auto"/>
        <w:ind w:left="720" w:hanging="360"/>
        <w:rPr>
          <w:u w:val="none"/>
        </w:rPr>
      </w:pPr>
      <w:r w:rsidDel="00000000" w:rsidR="00000000" w:rsidRPr="00000000">
        <w:rPr>
          <w:rtl w:val="0"/>
        </w:rPr>
        <w:t xml:space="preserve">When using conversation to interact contextually with a page (e.g., walking a user through their payslip breakdown) visually connect the response from Workday Assistant and the element being referenced on the page using </w:t>
      </w:r>
      <w:hyperlink r:id="rId23">
        <w:r w:rsidDel="00000000" w:rsidR="00000000" w:rsidRPr="00000000">
          <w:rPr>
            <w:color w:val="1155cc"/>
            <w:u w:val="single"/>
            <w:rtl w:val="0"/>
          </w:rPr>
          <w:t xml:space="preserve">walkthrough badges</w:t>
        </w:r>
      </w:hyperlink>
      <w:r w:rsidDel="00000000" w:rsidR="00000000" w:rsidRPr="00000000">
        <w:rPr>
          <w:rtl w:val="0"/>
        </w:rPr>
        <w:t xml:space="preserve">.</w:t>
      </w:r>
    </w:p>
    <w:p w:rsidR="00000000" w:rsidDel="00000000" w:rsidP="00000000" w:rsidRDefault="00000000" w:rsidRPr="00000000" w14:paraId="00000041">
      <w:pPr>
        <w:pStyle w:val="Heading3"/>
        <w:spacing w:after="240" w:before="240" w:lineRule="auto"/>
        <w:rPr/>
      </w:pPr>
      <w:bookmarkStart w:colFirst="0" w:colLast="0" w:name="_frzs4zmcuko6" w:id="14"/>
      <w:bookmarkEnd w:id="14"/>
      <w:r w:rsidDel="00000000" w:rsidR="00000000" w:rsidRPr="00000000">
        <w:rPr>
          <w:rtl w:val="0"/>
        </w:rPr>
        <w:t xml:space="preserve">Frequency of conversational AI interactions:</w:t>
      </w:r>
    </w:p>
    <w:p w:rsidR="00000000" w:rsidDel="00000000" w:rsidP="00000000" w:rsidRDefault="00000000" w:rsidRPr="00000000" w14:paraId="00000042">
      <w:pPr>
        <w:rPr/>
      </w:pPr>
      <w:r w:rsidDel="00000000" w:rsidR="00000000" w:rsidRPr="00000000">
        <w:rPr>
          <w:rtl w:val="0"/>
        </w:rPr>
        <w:t xml:space="preserve">Below are findings from empirical studies, industry guidelines, and HCI research on conversational AI (e.g., chatbots, voice assistants) that address how frequently and in what ways these systems should interact with users.</w:t>
      </w:r>
    </w:p>
    <w:p w:rsidR="00000000" w:rsidDel="00000000" w:rsidP="00000000" w:rsidRDefault="00000000" w:rsidRPr="00000000" w14:paraId="00000043">
      <w:pPr>
        <w:numPr>
          <w:ilvl w:val="0"/>
          <w:numId w:val="22"/>
        </w:numPr>
        <w:ind w:left="720" w:hanging="360"/>
        <w:rPr>
          <w:u w:val="none"/>
        </w:rPr>
      </w:pPr>
      <w:r w:rsidDel="00000000" w:rsidR="00000000" w:rsidRPr="00000000">
        <w:rPr>
          <w:rtl w:val="0"/>
        </w:rPr>
        <w:t xml:space="preserve">​​</w:t>
      </w:r>
      <w:r w:rsidDel="00000000" w:rsidR="00000000" w:rsidRPr="00000000">
        <w:rPr>
          <w:b w:val="1"/>
          <w:bCs w:val="1"/>
          <w:rtl w:val="0"/>
        </w:rPr>
        <w:t xml:space="preserve">Focus on reactive vs. proactive interactions</w:t>
      </w:r>
      <w:r w:rsidDel="00000000" w:rsidR="00000000" w:rsidRPr="00000000">
        <w:rPr>
          <w:rtl w:val="0"/>
        </w:rPr>
        <w:t xml:space="preserve">.</w:t>
      </w:r>
      <w:r w:rsidDel="00000000" w:rsidR="00000000" w:rsidRPr="00000000">
        <w:rPr>
          <w:rtl w:val="0"/>
        </w:rPr>
        <w:t xml:space="preserve"> The majority of conversational AI interactions should be initiated by the user, not the system. This reduces the perceived intrusiveness and annoyance that can stem from frequent, unsolicited interruptions (e.g., Clippy). Research shows that proactive AI interventions can be valuable if they are timely, contextually relevant, and genuinely helpful. However, such proactive interjections should be infrequent and well-justified—typically triggered by strong contextual cues (e.g., user hesitates or frequently asks related follow-up questions).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44">
      <w:pPr>
        <w:numPr>
          <w:ilvl w:val="0"/>
          <w:numId w:val="22"/>
        </w:numPr>
        <w:ind w:left="720" w:hanging="360"/>
        <w:rPr>
          <w:u w:val="none"/>
        </w:rPr>
      </w:pPr>
      <w:r w:rsidDel="00000000" w:rsidR="00000000" w:rsidRPr="00000000">
        <w:rPr>
          <w:b w:val="1"/>
          <w:bCs w:val="1"/>
          <w:rtl w:val="0"/>
        </w:rPr>
        <w:t xml:space="preserve">Adapt frequency to user behavior and feedback</w:t>
      </w:r>
      <w:r w:rsidDel="00000000" w:rsidR="00000000" w:rsidRPr="00000000">
        <w:rPr>
          <w:rtl w:val="0"/>
        </w:rPr>
        <w:t xml:space="preserve">. </w:t>
      </w:r>
      <w:r w:rsidDel="00000000" w:rsidR="00000000" w:rsidRPr="00000000">
        <w:rPr>
          <w:rtl w:val="0"/>
        </w:rPr>
        <w:t xml:space="preserve">Studies recommend adjusting frequency dynamically according to user preferences and feedback. If users respond positively to periodic suggestions (e.g., asking “Would you like help with that?”), the system may continue providing similar prompts. If users ignore or reject these suggestions, the system should reduce their frequency.</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45">
      <w:pPr>
        <w:pStyle w:val="Heading2"/>
        <w:rPr/>
      </w:pPr>
      <w:bookmarkStart w:colFirst="0" w:colLast="0" w:name="_l32riwl511er" w:id="15"/>
      <w:bookmarkEnd w:id="15"/>
      <w:r w:rsidDel="00000000" w:rsidR="00000000" w:rsidRPr="00000000">
        <w:rPr>
          <w:rtl w:val="0"/>
        </w:rPr>
        <w:t xml:space="preserve">Generative AI</w:t>
      </w:r>
    </w:p>
    <w:p w:rsidR="00000000" w:rsidDel="00000000" w:rsidP="00000000" w:rsidRDefault="00000000" w:rsidRPr="00000000" w14:paraId="00000046">
      <w:pPr>
        <w:spacing w:after="240" w:before="240" w:lineRule="auto"/>
        <w:rPr/>
      </w:pPr>
      <w:r w:rsidDel="00000000" w:rsidR="00000000" w:rsidRPr="00000000">
        <w:rPr>
          <w:rtl w:val="0"/>
        </w:rPr>
        <w:t xml:space="preserve">Generative AI can produce new content—text, data visualizations, code—based on patterns identified from large datasets and user prompts.</w:t>
      </w:r>
    </w:p>
    <w:p w:rsidR="00000000" w:rsidDel="00000000" w:rsidP="00000000" w:rsidRDefault="00000000" w:rsidRPr="00000000" w14:paraId="00000047">
      <w:pPr>
        <w:pStyle w:val="Heading3"/>
        <w:spacing w:after="240" w:before="240" w:lineRule="auto"/>
        <w:rPr/>
      </w:pPr>
      <w:bookmarkStart w:colFirst="0" w:colLast="0" w:name="_383palq8qn4b" w:id="16"/>
      <w:bookmarkEnd w:id="16"/>
      <w:r w:rsidDel="00000000" w:rsidR="00000000" w:rsidRPr="00000000">
        <w:rPr>
          <w:rtl w:val="0"/>
        </w:rPr>
        <w:t xml:space="preserve">When to interact with the user:</w:t>
      </w:r>
    </w:p>
    <w:p w:rsidR="00000000" w:rsidDel="00000000" w:rsidP="00000000" w:rsidRDefault="00000000" w:rsidRPr="00000000" w14:paraId="00000048">
      <w:pPr>
        <w:numPr>
          <w:ilvl w:val="0"/>
          <w:numId w:val="9"/>
        </w:numPr>
        <w:spacing w:after="240" w:before="240" w:lineRule="auto"/>
        <w:ind w:left="720" w:hanging="360"/>
      </w:pPr>
      <w:r w:rsidDel="00000000" w:rsidR="00000000" w:rsidRPr="00000000">
        <w:rPr>
          <w:rtl w:val="0"/>
        </w:rPr>
        <w:t xml:space="preserve">Reactively, such as when a user requests something to be generated.(e.g., user types a prompt and asks </w:t>
      </w:r>
      <w:commentRangeStart w:id="42"/>
      <w:commentRangeStart w:id="43"/>
      <w:commentRangeStart w:id="44"/>
      <w:r w:rsidDel="00000000" w:rsidR="00000000" w:rsidRPr="00000000">
        <w:rPr>
          <w:rtl w:val="0"/>
        </w:rPr>
        <w:t xml:space="preserve">the system to generate a fleshed out paragraph</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t xml:space="preserve">).</w:t>
      </w:r>
    </w:p>
    <w:p w:rsidR="00000000" w:rsidDel="00000000" w:rsidP="00000000" w:rsidRDefault="00000000" w:rsidRPr="00000000" w14:paraId="00000049">
      <w:pPr>
        <w:pStyle w:val="Heading3"/>
        <w:spacing w:after="240" w:before="240" w:lineRule="auto"/>
        <w:rPr/>
      </w:pPr>
      <w:bookmarkStart w:colFirst="0" w:colLast="0" w:name="_1a2f5wkao93z" w:id="17"/>
      <w:bookmarkEnd w:id="17"/>
      <w:r w:rsidDel="00000000" w:rsidR="00000000" w:rsidRPr="00000000">
        <w:rPr>
          <w:rtl w:val="0"/>
        </w:rPr>
        <w:t xml:space="preserve">Where and how to present this interaction:</w:t>
      </w:r>
    </w:p>
    <w:p w:rsidR="00000000" w:rsidDel="00000000" w:rsidP="00000000" w:rsidRDefault="00000000" w:rsidRPr="00000000" w14:paraId="0000004A">
      <w:pPr>
        <w:numPr>
          <w:ilvl w:val="0"/>
          <w:numId w:val="16"/>
        </w:numPr>
        <w:spacing w:after="0" w:afterAutospacing="0" w:before="240" w:lineRule="auto"/>
        <w:ind w:left="720" w:hanging="360"/>
      </w:pPr>
      <w:commentRangeStart w:id="45"/>
      <w:commentRangeStart w:id="46"/>
      <w:r w:rsidDel="00000000" w:rsidR="00000000" w:rsidRPr="00000000">
        <w:rPr>
          <w:rtl w:val="0"/>
        </w:rPr>
        <w:t xml:space="preserve">Within the </w:t>
      </w:r>
      <w:hyperlink r:id="rId24">
        <w:r w:rsidDel="00000000" w:rsidR="00000000" w:rsidRPr="00000000">
          <w:rPr>
            <w:color w:val="1155cc"/>
            <w:u w:val="single"/>
            <w:rtl w:val="0"/>
          </w:rPr>
          <w:t xml:space="preserve">Toolbar</w:t>
        </w:r>
      </w:hyperlink>
      <w:r w:rsidDel="00000000" w:rsidR="00000000" w:rsidRPr="00000000">
        <w:rPr>
          <w:rtl w:val="0"/>
        </w:rPr>
        <w:t xml:space="preserve"> of a </w:t>
      </w:r>
      <w:hyperlink r:id="rId25">
        <w:r w:rsidDel="00000000" w:rsidR="00000000" w:rsidRPr="00000000">
          <w:rPr>
            <w:color w:val="1155cc"/>
            <w:u w:val="single"/>
            <w:rtl w:val="0"/>
          </w:rPr>
          <w:t xml:space="preserve">Rich Text Editor</w:t>
        </w:r>
      </w:hyperlink>
      <w:r w:rsidDel="00000000" w:rsidR="00000000" w:rsidRPr="00000000">
        <w:rPr>
          <w:rtl w:val="0"/>
        </w:rPr>
        <w:t xml:space="preserve"> allowing a user to generate a specific piece of content related to a task</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t xml:space="preserve">.</w:t>
      </w:r>
    </w:p>
    <w:p w:rsidR="00000000" w:rsidDel="00000000" w:rsidP="00000000" w:rsidRDefault="00000000" w:rsidRPr="00000000" w14:paraId="0000004B">
      <w:pPr>
        <w:numPr>
          <w:ilvl w:val="0"/>
          <w:numId w:val="16"/>
        </w:numPr>
        <w:spacing w:after="0" w:afterAutospacing="0" w:before="0" w:beforeAutospacing="0" w:lineRule="auto"/>
        <w:ind w:left="720" w:hanging="360"/>
      </w:pPr>
      <w:commentRangeStart w:id="47"/>
      <w:r w:rsidDel="00000000" w:rsidR="00000000" w:rsidRPr="00000000">
        <w:rPr>
          <w:rtl w:val="0"/>
        </w:rPr>
        <w:t xml:space="preserve">Present generated content in an </w:t>
      </w:r>
      <w:hyperlink r:id="rId26">
        <w:r w:rsidDel="00000000" w:rsidR="00000000" w:rsidRPr="00000000">
          <w:rPr>
            <w:color w:val="1155cc"/>
            <w:u w:val="single"/>
            <w:rtl w:val="0"/>
          </w:rPr>
          <w:t xml:space="preserve">Output Modal</w:t>
        </w:r>
      </w:hyperlink>
      <w:r w:rsidDel="00000000" w:rsidR="00000000" w:rsidRPr="00000000">
        <w:rPr>
          <w:rtl w:val="0"/>
        </w:rPr>
        <w:t xml:space="preserve"> with options to insert, regenerate, or discard what was created. </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04C">
      <w:pPr>
        <w:numPr>
          <w:ilvl w:val="0"/>
          <w:numId w:val="10"/>
        </w:numPr>
        <w:spacing w:after="0" w:afterAutospacing="0" w:before="0" w:beforeAutospacing="0" w:lineRule="auto"/>
        <w:ind w:left="720" w:hanging="360"/>
      </w:pPr>
      <w:commentRangeStart w:id="48"/>
      <w:r w:rsidDel="00000000" w:rsidR="00000000" w:rsidRPr="00000000">
        <w:rPr>
          <w:rtl w:val="0"/>
        </w:rPr>
        <w:t xml:space="preserve">Always offer attribution and transparency about sources or inspirations when available.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4D">
      <w:pPr>
        <w:numPr>
          <w:ilvl w:val="0"/>
          <w:numId w:val="10"/>
        </w:numPr>
        <w:spacing w:after="240" w:before="0" w:beforeAutospacing="0" w:lineRule="auto"/>
        <w:ind w:left="720" w:hanging="360"/>
        <w:rPr>
          <w:u w:val="none"/>
        </w:rPr>
      </w:pPr>
      <w:commentRangeStart w:id="49"/>
      <w:r w:rsidDel="00000000" w:rsidR="00000000" w:rsidRPr="00000000">
        <w:rPr>
          <w:rtl w:val="0"/>
        </w:rPr>
        <w:t xml:space="preserve">Set realistic expectations about how well the system can perform</w:t>
      </w:r>
      <w:commentRangeEnd w:id="49"/>
      <w:r w:rsidDel="00000000" w:rsidR="00000000" w:rsidRPr="00000000">
        <w:commentReference w:id="49"/>
      </w:r>
      <w:r w:rsidDel="00000000" w:rsidR="00000000" w:rsidRPr="00000000">
        <w:rPr>
          <w:rtl w:val="0"/>
        </w:rPr>
        <w:t xml:space="preserve">, especially at the early or beta stages of release where our training data may be limited (e.g., </w:t>
      </w:r>
      <w:r w:rsidDel="00000000" w:rsidR="00000000" w:rsidRPr="00000000">
        <w:rPr>
          <w:i w:val="1"/>
          <w:iCs w:val="1"/>
          <w:rtl w:val="0"/>
        </w:rPr>
        <w:t xml:space="preserve">“Generative AI is experimental. Review content before use.”</w:t>
      </w:r>
      <w:r w:rsidDel="00000000" w:rsidR="00000000" w:rsidRPr="00000000">
        <w:rPr>
          <w:rtl w:val="0"/>
        </w:rPr>
        <w:t xml:space="preserve">).</w:t>
      </w:r>
    </w:p>
    <w:p w:rsidR="00000000" w:rsidDel="00000000" w:rsidP="00000000" w:rsidRDefault="00000000" w:rsidRPr="00000000" w14:paraId="0000004E">
      <w:pPr>
        <w:pStyle w:val="Heading3"/>
        <w:spacing w:after="240" w:before="240" w:lineRule="auto"/>
        <w:rPr/>
      </w:pPr>
      <w:bookmarkStart w:colFirst="0" w:colLast="0" w:name="_9vejp2do5zfk" w:id="18"/>
      <w:bookmarkEnd w:id="18"/>
      <w:r w:rsidDel="00000000" w:rsidR="00000000" w:rsidRPr="00000000">
        <w:rPr>
          <w:rtl w:val="0"/>
        </w:rPr>
        <w:t xml:space="preserve">Frequency of generative AI interactions:</w:t>
      </w:r>
    </w:p>
    <w:p w:rsidR="00000000" w:rsidDel="00000000" w:rsidP="00000000" w:rsidRDefault="00000000" w:rsidRPr="00000000" w14:paraId="0000004F">
      <w:pPr>
        <w:rPr/>
      </w:pPr>
      <w:r w:rsidDel="00000000" w:rsidR="00000000" w:rsidRPr="00000000">
        <w:rPr>
          <w:rtl w:val="0"/>
        </w:rPr>
        <w:t xml:space="preserve">While there are fewer direct empirical studies quantifying an exact number of interactions, multiple sources offer principles and best practices for balancing frequency, user control, and meaningful engagement.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5"/>
        </w:numPr>
        <w:ind w:left="720" w:hanging="360"/>
        <w:rPr>
          <w:u w:val="none"/>
        </w:rPr>
      </w:pPr>
      <w:r w:rsidDel="00000000" w:rsidR="00000000" w:rsidRPr="00000000">
        <w:rPr>
          <w:b w:val="1"/>
          <w:bCs w:val="1"/>
          <w:rtl w:val="0"/>
        </w:rPr>
        <w:t xml:space="preserve">Focus on reactive over proactive interactions. </w:t>
      </w:r>
      <w:r w:rsidDel="00000000" w:rsidR="00000000" w:rsidRPr="00000000">
        <w:rPr>
          <w:rtl w:val="0"/>
        </w:rPr>
        <w:t xml:space="preserve">Most user experience research and design guidelines for generative AI emphasize that interactions should primarily be user-initiated rather than system-driven. Users often prefer to invoke generative capabilities on-demand—by prompting the system—rather than having the system push suggestions frequently without request.</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52">
      <w:pPr>
        <w:numPr>
          <w:ilvl w:val="0"/>
          <w:numId w:val="15"/>
        </w:numPr>
        <w:ind w:left="720" w:hanging="360"/>
        <w:rPr>
          <w:u w:val="none"/>
        </w:rPr>
      </w:pPr>
      <w:r w:rsidDel="00000000" w:rsidR="00000000" w:rsidRPr="00000000">
        <w:rPr>
          <w:b w:val="1"/>
          <w:bCs w:val="1"/>
          <w:rtl w:val="0"/>
        </w:rPr>
        <w:t xml:space="preserve">Support iterative, on-demand refinement rather than frequent interruptions</w:t>
      </w:r>
      <w:r w:rsidDel="00000000" w:rsidR="00000000" w:rsidRPr="00000000">
        <w:rPr>
          <w:rtl w:val="0"/>
        </w:rPr>
        <w:t xml:space="preserve">. </w:t>
      </w:r>
      <w:r w:rsidDel="00000000" w:rsidR="00000000" w:rsidRPr="00000000">
        <w:rPr>
          <w:rtl w:val="0"/>
        </w:rPr>
        <w:t xml:space="preserve">Generative AI is most effective when it supports an iterative workflow. Users typically ask for an initial output and </w:t>
      </w:r>
      <w:commentRangeStart w:id="50"/>
      <w:commentRangeStart w:id="51"/>
      <w:commentRangeStart w:id="52"/>
      <w:r w:rsidDel="00000000" w:rsidR="00000000" w:rsidRPr="00000000">
        <w:rPr>
          <w:rtl w:val="0"/>
        </w:rPr>
        <w:t xml:space="preserve">then request adjustments or refinements</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t xml:space="preserve">. In this model, the frequency of system responses aligns directly with user requests, allowing the user to control the pace. Frequent, unsolicited attempts by the AI to “improve” the output can feel intrusive or overwhelming.</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53">
      <w:pPr>
        <w:numPr>
          <w:ilvl w:val="0"/>
          <w:numId w:val="15"/>
        </w:numPr>
        <w:ind w:left="720" w:hanging="360"/>
        <w:rPr>
          <w:u w:val="none"/>
        </w:rPr>
      </w:pPr>
      <w:r w:rsidDel="00000000" w:rsidR="00000000" w:rsidRPr="00000000">
        <w:rPr>
          <w:b w:val="1"/>
          <w:bCs w:val="1"/>
          <w:rtl w:val="0"/>
        </w:rPr>
        <w:t xml:space="preserve">Give users control over frequency</w:t>
      </w:r>
      <w:r w:rsidDel="00000000" w:rsidR="00000000" w:rsidRPr="00000000">
        <w:rPr>
          <w:rtl w:val="0"/>
        </w:rPr>
        <w:t xml:space="preserve">. </w:t>
      </w:r>
      <w:r w:rsidDel="00000000" w:rsidR="00000000" w:rsidRPr="00000000">
        <w:rPr>
          <w:rtl w:val="0"/>
        </w:rPr>
        <w:t xml:space="preserve">Studies and best practice recommendations underscore that users should have controls to adjust how often generative suggestions appear. This may include preferences in settings (e.g., how “assertive” the system should be, or toggling proactive suggestions on/off) or offering simple controls (like a “More like this” or “Fewer suggestions” button). User-driven customization ensures that frequency meets individual comfort and workflow needs.</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54">
      <w:pPr>
        <w:numPr>
          <w:ilvl w:val="0"/>
          <w:numId w:val="15"/>
        </w:numPr>
        <w:ind w:left="720" w:hanging="360"/>
        <w:rPr>
          <w:u w:val="none"/>
        </w:rPr>
      </w:pPr>
      <w:r w:rsidDel="00000000" w:rsidR="00000000" w:rsidRPr="00000000">
        <w:rPr>
          <w:b w:val="1"/>
          <w:bCs w:val="1"/>
          <w:rtl w:val="0"/>
        </w:rPr>
        <w:t xml:space="preserve">Provide short, manageable Interaction loops</w:t>
      </w:r>
      <w:r w:rsidDel="00000000" w:rsidR="00000000" w:rsidRPr="00000000">
        <w:rPr>
          <w:rtl w:val="0"/>
        </w:rPr>
        <w:t xml:space="preserve">. </w:t>
      </w:r>
      <w:r w:rsidDel="00000000" w:rsidR="00000000" w:rsidRPr="00000000">
        <w:rPr>
          <w:rtl w:val="0"/>
        </w:rPr>
        <w:t xml:space="preserve">Research on co-creative systems—a category that includes generative AI tools—suggests maintaining short, manageable interaction loops. Each loop includes a user request (e.g., </w:t>
      </w:r>
      <w:r w:rsidDel="00000000" w:rsidR="00000000" w:rsidRPr="00000000">
        <w:rPr>
          <w:i w:val="1"/>
          <w:iCs w:val="1"/>
          <w:rtl w:val="0"/>
        </w:rPr>
        <w:t xml:space="preserve">“Generate a job description for...”</w:t>
      </w:r>
      <w:r w:rsidDel="00000000" w:rsidR="00000000" w:rsidRPr="00000000">
        <w:rPr>
          <w:rtl w:val="0"/>
        </w:rPr>
        <w:t xml:space="preserve">), the system response (a generated job description), and optional user feedback (e.g., </w:t>
      </w:r>
      <w:r w:rsidDel="00000000" w:rsidR="00000000" w:rsidRPr="00000000">
        <w:rPr>
          <w:i w:val="1"/>
          <w:iCs w:val="1"/>
          <w:rtl w:val="0"/>
        </w:rPr>
        <w:t xml:space="preserve">“Make it sound more professional”</w:t>
      </w:r>
      <w:r w:rsidDel="00000000" w:rsidR="00000000" w:rsidRPr="00000000">
        <w:rPr>
          <w:rtl w:val="0"/>
        </w:rPr>
        <w:t xml:space="preserve">). This pattern keeps the user in control and prevents the system from overloading them with continuous outputs. Frequent, open-ended offers of more content without user prompts can lead to confusion and diminished trust.</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Appendix?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46do7x2htd91" w:id="19"/>
      <w:bookmarkEnd w:id="19"/>
      <w:commentRangeStart w:id="53"/>
      <w:commentRangeStart w:id="54"/>
      <w:commentRangeStart w:id="55"/>
      <w:commentRangeStart w:id="56"/>
      <w:commentRangeStart w:id="57"/>
      <w:commentRangeStart w:id="58"/>
      <w:r w:rsidDel="00000000" w:rsidR="00000000" w:rsidRPr="00000000">
        <w:rPr>
          <w:rtl w:val="0"/>
        </w:rPr>
        <w:t xml:space="preserve">Anticipatory</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t xml:space="preserve"> AI</w:t>
      </w:r>
    </w:p>
    <w:p w:rsidR="00000000" w:rsidDel="00000000" w:rsidP="00000000" w:rsidRDefault="00000000" w:rsidRPr="00000000" w14:paraId="0000005B">
      <w:pPr>
        <w:spacing w:after="240" w:before="240" w:lineRule="auto"/>
        <w:rPr/>
      </w:pPr>
      <w:r w:rsidDel="00000000" w:rsidR="00000000" w:rsidRPr="00000000">
        <w:rPr>
          <w:rtl w:val="0"/>
        </w:rPr>
        <w:t xml:space="preserve">Anticipatory AI predicts user needs before they explicitly ask, surfacing relevant information, reminders, or tools just-in-time.</w:t>
      </w:r>
    </w:p>
    <w:p w:rsidR="00000000" w:rsidDel="00000000" w:rsidP="00000000" w:rsidRDefault="00000000" w:rsidRPr="00000000" w14:paraId="0000005C">
      <w:pPr>
        <w:pStyle w:val="Heading3"/>
        <w:spacing w:after="240" w:before="240" w:lineRule="auto"/>
        <w:rPr/>
      </w:pPr>
      <w:bookmarkStart w:colFirst="0" w:colLast="0" w:name="_7qexfgfccsy" w:id="20"/>
      <w:bookmarkEnd w:id="20"/>
      <w:r w:rsidDel="00000000" w:rsidR="00000000" w:rsidRPr="00000000">
        <w:rPr>
          <w:rtl w:val="0"/>
        </w:rPr>
        <w:t xml:space="preserve">When to interact with the user:</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Ahead of recurring actions, such as offering meeting notes right before a scheduled call.</w:t>
      </w:r>
    </w:p>
    <w:p w:rsidR="00000000" w:rsidDel="00000000" w:rsidP="00000000" w:rsidRDefault="00000000" w:rsidRPr="00000000" w14:paraId="0000005E">
      <w:pPr>
        <w:numPr>
          <w:ilvl w:val="0"/>
          <w:numId w:val="7"/>
        </w:numPr>
        <w:spacing w:after="240" w:before="0" w:beforeAutospacing="0" w:lineRule="auto"/>
        <w:ind w:left="720" w:hanging="360"/>
      </w:pPr>
      <w:r w:rsidDel="00000000" w:rsidR="00000000" w:rsidRPr="00000000">
        <w:rPr>
          <w:rtl w:val="0"/>
        </w:rPr>
        <w:t xml:space="preserve">At contextually relevant moments: showing directions to a frequently visited location at a typical departure time.</w:t>
      </w:r>
    </w:p>
    <w:p w:rsidR="00000000" w:rsidDel="00000000" w:rsidP="00000000" w:rsidRDefault="00000000" w:rsidRPr="00000000" w14:paraId="0000005F">
      <w:pPr>
        <w:pStyle w:val="Heading3"/>
        <w:spacing w:after="240" w:before="240" w:lineRule="auto"/>
        <w:rPr/>
      </w:pPr>
      <w:bookmarkStart w:colFirst="0" w:colLast="0" w:name="_bbkse8hcr8hv" w:id="21"/>
      <w:bookmarkEnd w:id="21"/>
      <w:r w:rsidDel="00000000" w:rsidR="00000000" w:rsidRPr="00000000">
        <w:rPr>
          <w:rtl w:val="0"/>
        </w:rPr>
        <w:t xml:space="preserve">Where and how to present this interaction:</w:t>
      </w:r>
    </w:p>
    <w:p w:rsidR="00000000" w:rsidDel="00000000" w:rsidP="00000000" w:rsidRDefault="00000000" w:rsidRPr="00000000" w14:paraId="00000060">
      <w:pPr>
        <w:numPr>
          <w:ilvl w:val="0"/>
          <w:numId w:val="19"/>
        </w:numPr>
        <w:spacing w:after="0" w:afterAutospacing="0" w:before="240" w:lineRule="auto"/>
        <w:ind w:left="720" w:hanging="360"/>
      </w:pPr>
      <w:r w:rsidDel="00000000" w:rsidR="00000000" w:rsidRPr="00000000">
        <w:rPr>
          <w:rtl w:val="0"/>
        </w:rPr>
        <w:t xml:space="preserve">Non-intrusive notifications in the user’s main workflow (e.g., a subtle alert in the calendar app: “Your next meeting is in 10 minutes; here are the notes”).</w:t>
      </w:r>
    </w:p>
    <w:p w:rsidR="00000000" w:rsidDel="00000000" w:rsidP="00000000" w:rsidRDefault="00000000" w:rsidRPr="00000000" w14:paraId="00000061">
      <w:pPr>
        <w:numPr>
          <w:ilvl w:val="0"/>
          <w:numId w:val="19"/>
        </w:numPr>
        <w:spacing w:after="0" w:afterAutospacing="0" w:before="0" w:beforeAutospacing="0" w:lineRule="auto"/>
        <w:ind w:left="720" w:hanging="360"/>
      </w:pPr>
      <w:r w:rsidDel="00000000" w:rsidR="00000000" w:rsidRPr="00000000">
        <w:rPr>
          <w:rtl w:val="0"/>
        </w:rPr>
        <w:t xml:space="preserve">Integrated into a home screen or dashboard widget that updates contextually without user prompt.</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Provide an easily accessible “Why am I seeing this?” link, allowing users to understand and feedback on the prediction.</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A toggle to turn off certain anticipations or change their frequency. For example, a settings menu to adjust reminder timing or the types of suggestions shown.</w:t>
      </w:r>
    </w:p>
    <w:p w:rsidR="00000000" w:rsidDel="00000000" w:rsidP="00000000" w:rsidRDefault="00000000" w:rsidRPr="00000000" w14:paraId="00000064">
      <w:pPr>
        <w:pStyle w:val="Heading3"/>
        <w:spacing w:after="240" w:before="240" w:lineRule="auto"/>
        <w:rPr/>
      </w:pPr>
      <w:bookmarkStart w:colFirst="0" w:colLast="0" w:name="_vixvjign3ytx" w:id="22"/>
      <w:bookmarkEnd w:id="22"/>
      <w:r w:rsidDel="00000000" w:rsidR="00000000" w:rsidRPr="00000000">
        <w:rPr>
          <w:rtl w:val="0"/>
        </w:rPr>
        <w:t xml:space="preserve">Frequency of anticipatory AI interactions:</w:t>
      </w:r>
    </w:p>
    <w:p w:rsidR="00000000" w:rsidDel="00000000" w:rsidP="00000000" w:rsidRDefault="00000000" w:rsidRPr="00000000" w14:paraId="00000065">
      <w:pPr>
        <w:spacing w:after="240" w:before="240" w:lineRule="auto"/>
        <w:rPr/>
      </w:pPr>
      <w:r w:rsidDel="00000000" w:rsidR="00000000" w:rsidRPr="00000000">
        <w:rPr>
          <w:rtl w:val="0"/>
        </w:rPr>
        <w:t xml:space="preserve">Research in human-computer interaction consistently warns that too many unsolicited interventions can cause annoyance, reduce trust, and lead users to disengage. Although there are no universal numeric guidelines, evidence-based best practices suggest that anticipatory AI should interact sparingly, transparently, and in a manner that respects user autonomy and context.</w:t>
      </w:r>
    </w:p>
    <w:p w:rsidR="00000000" w:rsidDel="00000000" w:rsidP="00000000" w:rsidRDefault="00000000" w:rsidRPr="00000000" w14:paraId="00000066">
      <w:pPr>
        <w:numPr>
          <w:ilvl w:val="0"/>
          <w:numId w:val="17"/>
        </w:numPr>
        <w:spacing w:after="0" w:afterAutospacing="0" w:before="240" w:lineRule="auto"/>
        <w:ind w:left="720" w:hanging="360"/>
        <w:rPr>
          <w:u w:val="none"/>
        </w:rPr>
      </w:pPr>
      <w:r w:rsidDel="00000000" w:rsidR="00000000" w:rsidRPr="00000000">
        <w:rPr>
          <w:b w:val="1"/>
          <w:bCs w:val="1"/>
          <w:rtl w:val="0"/>
        </w:rPr>
        <w:t xml:space="preserve">Interact with users sparingly and based on context. </w:t>
      </w:r>
      <w:r w:rsidDel="00000000" w:rsidR="00000000" w:rsidRPr="00000000">
        <w:rPr>
          <w:rtl w:val="0"/>
        </w:rPr>
        <w:t xml:space="preserve">The consensus in interruption and adaptive interface literature is that fewer, contextually-timed interventions are preferable. Anticipatory AI should aim to appear primarily at moments of high relevance—e.g., right before a user’s scheduled meeting, or when they’re about to embark on a known routine task—rather than frequently surfacing suggestions throughout the day.</w:t>
      </w:r>
    </w:p>
    <w:p w:rsidR="00000000" w:rsidDel="00000000" w:rsidP="00000000" w:rsidRDefault="00000000" w:rsidRPr="00000000" w14:paraId="00000067">
      <w:pPr>
        <w:numPr>
          <w:ilvl w:val="0"/>
          <w:numId w:val="17"/>
        </w:numPr>
        <w:spacing w:after="0" w:afterAutospacing="0" w:before="0" w:beforeAutospacing="0" w:lineRule="auto"/>
        <w:ind w:left="720" w:hanging="360"/>
        <w:rPr>
          <w:u w:val="none"/>
        </w:rPr>
      </w:pPr>
      <w:r w:rsidDel="00000000" w:rsidR="00000000" w:rsidRPr="00000000">
        <w:rPr>
          <w:b w:val="1"/>
          <w:bCs w:val="1"/>
          <w:rtl w:val="0"/>
        </w:rPr>
        <w:t xml:space="preserve">Adapt frequency based on user behavior and feedback.</w:t>
      </w:r>
      <w:r w:rsidDel="00000000" w:rsidR="00000000" w:rsidRPr="00000000">
        <w:rPr>
          <w:rtl w:val="0"/>
        </w:rPr>
        <w:t xml:space="preserve"> </w:t>
      </w:r>
      <w:r w:rsidDel="00000000" w:rsidR="00000000" w:rsidRPr="00000000">
        <w:rPr>
          <w:rtl w:val="0"/>
        </w:rPr>
        <w:t xml:space="preserve">Systems that adapt their intervention frequency based on user responses and feedback have been shown to improve user satisfaction. For instance, if users consistently dismiss certain anticipatory suggestions, the system should reduce how often it presents similar interventions. This dynamic adjustment ensures the AI meets evolving user preferences.</w:t>
      </w:r>
      <w:r w:rsidDel="00000000" w:rsidR="00000000" w:rsidRPr="00000000">
        <w:rPr>
          <w:i w:val="1"/>
          <w:iCs w:val="1"/>
          <w:vertAlign w:val="superscript"/>
        </w:rPr>
        <w:footnoteReference w:customMarkFollows="0" w:id="8"/>
      </w:r>
      <w:r w:rsidDel="00000000" w:rsidR="00000000" w:rsidRPr="00000000">
        <w:rPr>
          <w:rtl w:val="0"/>
        </w:rPr>
      </w:r>
    </w:p>
    <w:p w:rsidR="00000000" w:rsidDel="00000000" w:rsidP="00000000" w:rsidRDefault="00000000" w:rsidRPr="00000000" w14:paraId="00000068">
      <w:pPr>
        <w:numPr>
          <w:ilvl w:val="0"/>
          <w:numId w:val="17"/>
        </w:numPr>
        <w:spacing w:after="240" w:before="0" w:beforeAutospacing="0" w:lineRule="auto"/>
        <w:ind w:left="720" w:hanging="360"/>
        <w:rPr>
          <w:u w:val="none"/>
        </w:rPr>
      </w:pPr>
      <w:r w:rsidDel="00000000" w:rsidR="00000000" w:rsidRPr="00000000">
        <w:rPr>
          <w:b w:val="1"/>
          <w:bCs w:val="1"/>
          <w:rtl w:val="0"/>
        </w:rPr>
        <w:t xml:space="preserve">Be predictable and episodic.</w:t>
      </w:r>
      <w:r w:rsidDel="00000000" w:rsidR="00000000" w:rsidRPr="00000000">
        <w:rPr>
          <w:rtl w:val="0"/>
        </w:rPr>
        <w:t xml:space="preserve"> </w:t>
      </w:r>
      <w:r w:rsidDel="00000000" w:rsidR="00000000" w:rsidRPr="00000000">
        <w:rPr>
          <w:rtl w:val="0"/>
        </w:rPr>
        <w:t xml:space="preserve">To avoid feeling intrusive, anticipatory AI might surface proactively at predictable intervals tied to user routines (e.g., commuting time, pre-meeting summaries). This episodic approach helps users develop a mental model of when and why suggestions appear, reducing surprise and annoyance.</w:t>
      </w:r>
    </w:p>
    <w:p w:rsidR="00000000" w:rsidDel="00000000" w:rsidP="00000000" w:rsidRDefault="00000000" w:rsidRPr="00000000" w14:paraId="00000069">
      <w:pPr>
        <w:pStyle w:val="Heading2"/>
        <w:rPr/>
      </w:pPr>
      <w:bookmarkStart w:colFirst="0" w:colLast="0" w:name="_iajlz781md1h" w:id="23"/>
      <w:bookmarkEnd w:id="23"/>
      <w:commentRangeStart w:id="59"/>
      <w:commentRangeStart w:id="60"/>
      <w:commentRangeStart w:id="61"/>
      <w:commentRangeStart w:id="62"/>
      <w:commentRangeStart w:id="63"/>
      <w:r w:rsidDel="00000000" w:rsidR="00000000" w:rsidRPr="00000000">
        <w:rPr>
          <w:rtl w:val="0"/>
        </w:rPr>
        <w:t xml:space="preserve">Agentic AI</w:t>
      </w:r>
      <w:commentRangeEnd w:id="59"/>
      <w:r w:rsidDel="00000000" w:rsidR="00000000" w:rsidRPr="00000000">
        <w:commentReference w:id="59"/>
      </w:r>
      <w:commentRangeEnd w:id="60"/>
      <w:r w:rsidDel="00000000" w:rsidR="00000000" w:rsidRPr="00000000">
        <w:commentReference w:id="60"/>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Agentic AI refers to autonomous</w:t>
      </w:r>
      <w:commentRangeStart w:id="64"/>
      <w:r w:rsidDel="00000000" w:rsidR="00000000" w:rsidRPr="00000000">
        <w:rPr>
          <w:rtl w:val="0"/>
        </w:rPr>
        <w:t xml:space="preserve"> agents performing tasks on behalf of the user, making decisions within given parameters (e.g., </w:t>
      </w:r>
      <w:commentRangeStart w:id="65"/>
      <w:r w:rsidDel="00000000" w:rsidR="00000000" w:rsidRPr="00000000">
        <w:rPr>
          <w:rtl w:val="0"/>
        </w:rPr>
        <w:t xml:space="preserve">booking a restaurant reservation automatically when asked</w:t>
      </w:r>
      <w:commentRangeEnd w:id="65"/>
      <w:r w:rsidDel="00000000" w:rsidR="00000000" w:rsidRPr="00000000">
        <w:commentReference w:id="65"/>
      </w:r>
      <w:r w:rsidDel="00000000" w:rsidR="00000000" w:rsidRPr="00000000">
        <w:rPr>
          <w:rtl w:val="0"/>
        </w:rPr>
        <w:t xml:space="preserve">).</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06B">
      <w:pPr>
        <w:pStyle w:val="Heading3"/>
        <w:spacing w:after="240" w:before="240" w:lineRule="auto"/>
        <w:rPr/>
      </w:pPr>
      <w:bookmarkStart w:colFirst="0" w:colLast="0" w:name="_z48cbtwqdq1k" w:id="24"/>
      <w:bookmarkEnd w:id="24"/>
      <w:r w:rsidDel="00000000" w:rsidR="00000000" w:rsidRPr="00000000">
        <w:rPr>
          <w:rtl w:val="0"/>
        </w:rPr>
        <w:t xml:space="preserve">When to interact with the user:</w:t>
      </w:r>
    </w:p>
    <w:p w:rsidR="00000000" w:rsidDel="00000000" w:rsidP="00000000" w:rsidRDefault="00000000" w:rsidRPr="00000000" w14:paraId="0000006C">
      <w:pPr>
        <w:numPr>
          <w:ilvl w:val="0"/>
          <w:numId w:val="8"/>
        </w:numPr>
        <w:spacing w:after="0" w:afterAutospacing="0" w:before="240" w:lineRule="auto"/>
        <w:ind w:left="720" w:hanging="360"/>
      </w:pPr>
      <w:r w:rsidDel="00000000" w:rsidR="00000000" w:rsidRPr="00000000">
        <w:rPr>
          <w:rtl w:val="0"/>
        </w:rPr>
        <w:t xml:space="preserve">During initial setup, to define the agent’s scope, permissions, and safe boundaries.</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Before executing critical actions, present a confirmation dialog (especially for high-stakes tasks like financial transactions).</w:t>
      </w:r>
    </w:p>
    <w:p w:rsidR="00000000" w:rsidDel="00000000" w:rsidP="00000000" w:rsidRDefault="00000000" w:rsidRPr="00000000" w14:paraId="0000006E">
      <w:pPr>
        <w:numPr>
          <w:ilvl w:val="0"/>
          <w:numId w:val="8"/>
        </w:numPr>
        <w:spacing w:after="240" w:before="0" w:beforeAutospacing="0" w:lineRule="auto"/>
        <w:ind w:left="720" w:hanging="360"/>
      </w:pPr>
      <w:r w:rsidDel="00000000" w:rsidR="00000000" w:rsidRPr="00000000">
        <w:rPr>
          <w:rtl w:val="0"/>
        </w:rPr>
        <w:t xml:space="preserve">Periodically when </w:t>
      </w:r>
      <w:commentRangeStart w:id="66"/>
      <w:r w:rsidDel="00000000" w:rsidR="00000000" w:rsidRPr="00000000">
        <w:rPr>
          <w:rtl w:val="0"/>
        </w:rPr>
        <w:t xml:space="preserve">trust-building updates are needed</w:t>
      </w:r>
      <w:commentRangeEnd w:id="66"/>
      <w:r w:rsidDel="00000000" w:rsidR="00000000" w:rsidRPr="00000000">
        <w:commentReference w:id="66"/>
      </w:r>
      <w:r w:rsidDel="00000000" w:rsidR="00000000" w:rsidRPr="00000000">
        <w:rPr>
          <w:rtl w:val="0"/>
        </w:rPr>
        <w:t xml:space="preserve">, or when the user queries the agent’s status.</w:t>
      </w:r>
    </w:p>
    <w:p w:rsidR="00000000" w:rsidDel="00000000" w:rsidP="00000000" w:rsidRDefault="00000000" w:rsidRPr="00000000" w14:paraId="0000006F">
      <w:pPr>
        <w:pStyle w:val="Heading3"/>
        <w:spacing w:after="240" w:before="240" w:lineRule="auto"/>
        <w:rPr/>
      </w:pPr>
      <w:bookmarkStart w:colFirst="0" w:colLast="0" w:name="_bsb91tffmuh4" w:id="25"/>
      <w:bookmarkEnd w:id="25"/>
      <w:r w:rsidDel="00000000" w:rsidR="00000000" w:rsidRPr="00000000">
        <w:rPr>
          <w:rtl w:val="0"/>
        </w:rPr>
        <w:t xml:space="preserve">Where and how to present this interaction:</w:t>
      </w:r>
    </w:p>
    <w:p w:rsidR="00000000" w:rsidDel="00000000" w:rsidP="00000000" w:rsidRDefault="00000000" w:rsidRPr="00000000" w14:paraId="00000070">
      <w:pPr>
        <w:numPr>
          <w:ilvl w:val="0"/>
          <w:numId w:val="11"/>
        </w:numPr>
        <w:spacing w:after="0" w:afterAutospacing="0" w:before="240" w:lineRule="auto"/>
        <w:ind w:left="720" w:hanging="360"/>
      </w:pPr>
      <w:commentRangeStart w:id="67"/>
      <w:r w:rsidDel="00000000" w:rsidR="00000000" w:rsidRPr="00000000">
        <w:rPr>
          <w:rtl w:val="0"/>
        </w:rPr>
        <w:t xml:space="preserve">A dedicated “Agent Control Center” or dashboard showing the agent’s current tasks, upcoming actions, and logs of past actions.</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Inline confirmation prompts within the interface workflow. For example, while browsing restaurants, a “Your agent can book this for you. Confirm?” prompt appears next to a chosen venue.</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rtl w:val="0"/>
        </w:rPr>
        <w:t xml:space="preserve">Enable the user to set explicit permission rules (e.g., spending limits, time windows when the agent can act).</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Provide a detailed activity log the user can review and undo certain actions if possible.</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Allow quick pausing or “off” switches to immediately stop agent activity.</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Non-intrusive notifications in the user’s main workflow (e.g., a subtle alert in the calendar app: “Your next meeting is in 10 minutes; here are the notes”).</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Integrated into a home screen or dashboard widget that updates contextually without user prompt.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Provide an easily accessible “Why am I seeing this?” link, allowing users to understand and feedback on the prediction.</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A toggle to turn off certain anticipations or change their frequency. For example, a settings menu to adjust reminder timing or the types of suggestions shown.</w:t>
      </w:r>
    </w:p>
    <w:p w:rsidR="00000000" w:rsidDel="00000000" w:rsidP="00000000" w:rsidRDefault="00000000" w:rsidRPr="00000000" w14:paraId="00000079">
      <w:pPr>
        <w:pStyle w:val="Heading3"/>
        <w:spacing w:after="240" w:before="240" w:lineRule="auto"/>
        <w:rPr/>
      </w:pPr>
      <w:bookmarkStart w:colFirst="0" w:colLast="0" w:name="_35slf6stu7m0" w:id="26"/>
      <w:bookmarkEnd w:id="26"/>
      <w:r w:rsidDel="00000000" w:rsidR="00000000" w:rsidRPr="00000000">
        <w:rPr>
          <w:rtl w:val="0"/>
        </w:rPr>
        <w:t xml:space="preserve">Frequency of agentic AI interactions:</w:t>
      </w:r>
    </w:p>
    <w:p w:rsidR="00000000" w:rsidDel="00000000" w:rsidP="00000000" w:rsidRDefault="00000000" w:rsidRPr="00000000" w14:paraId="0000007A">
      <w:pPr>
        <w:spacing w:after="240" w:before="240" w:lineRule="auto"/>
        <w:rPr/>
      </w:pPr>
      <w:r w:rsidDel="00000000" w:rsidR="00000000" w:rsidRPr="00000000">
        <w:rPr>
          <w:rtl w:val="0"/>
        </w:rPr>
        <w:t xml:space="preserve">The frequency and manner in which these agents interact with users is a subject of ongoing research and depends on balancing user trust, control, and convenience. Although there are no hard-and-fast numeric rules, the emerging consensus in Human-Computer Interaction (HCI) and AI research emphasizes infrequent, context-sensitive interactions that are both transparent and under the user’s control.</w:t>
      </w:r>
    </w:p>
    <w:p w:rsidR="00000000" w:rsidDel="00000000" w:rsidP="00000000" w:rsidRDefault="00000000" w:rsidRPr="00000000" w14:paraId="0000007B">
      <w:pPr>
        <w:numPr>
          <w:ilvl w:val="0"/>
          <w:numId w:val="21"/>
        </w:numPr>
        <w:spacing w:after="0" w:afterAutospacing="0" w:before="240" w:lineRule="auto"/>
        <w:ind w:left="720" w:hanging="360"/>
        <w:rPr>
          <w:u w:val="none"/>
        </w:rPr>
      </w:pPr>
      <w:r w:rsidDel="00000000" w:rsidR="00000000" w:rsidRPr="00000000">
        <w:rPr>
          <w:b w:val="1"/>
          <w:bCs w:val="1"/>
          <w:rtl w:val="0"/>
        </w:rPr>
        <w:t xml:space="preserve">Focus on user-initiated interactions.</w:t>
      </w:r>
      <w:r w:rsidDel="00000000" w:rsidR="00000000" w:rsidRPr="00000000">
        <w:rPr>
          <w:rtl w:val="0"/>
        </w:rPr>
        <w:t xml:space="preserve"> </w:t>
      </w:r>
      <w:r w:rsidDel="00000000" w:rsidR="00000000" w:rsidRPr="00000000">
        <w:rPr>
          <w:rtl w:val="0"/>
        </w:rPr>
        <w:t xml:space="preserve">Research indicates that users prefer to invoke agentic functionalities when needed rather than experiencing frequent, unsolicited interruptions. Overly frequent interactions from autonomous agents can lead to a decrease in trust and an increase in user annoyance and cognitive load.</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7C">
      <w:pPr>
        <w:numPr>
          <w:ilvl w:val="0"/>
          <w:numId w:val="21"/>
        </w:numPr>
        <w:spacing w:after="240" w:before="0" w:beforeAutospacing="0" w:lineRule="auto"/>
        <w:ind w:left="720" w:hanging="360"/>
        <w:rPr>
          <w:u w:val="none"/>
        </w:rPr>
      </w:pPr>
      <w:r w:rsidDel="00000000" w:rsidR="00000000" w:rsidRPr="00000000">
        <w:rPr>
          <w:b w:val="1"/>
          <w:bCs w:val="1"/>
          <w:rtl w:val="0"/>
        </w:rPr>
        <w:t xml:space="preserve">Balance automation and manual control</w:t>
      </w:r>
      <w:r w:rsidDel="00000000" w:rsidR="00000000" w:rsidRPr="00000000">
        <w:rPr>
          <w:rtl w:val="0"/>
        </w:rPr>
        <w:t xml:space="preserve">. </w:t>
      </w:r>
      <w:r w:rsidDel="00000000" w:rsidR="00000000" w:rsidRPr="00000000">
        <w:rPr>
          <w:rtl w:val="0"/>
        </w:rPr>
        <w:t xml:space="preserve">Studies on human-AI interaction highlight the importance of balanced automation. Agents should not constantly “check in” without reason. Ideally, they act autonomously in the background and only surface information or request input when it’s truly necessary.</w:t>
      </w:r>
      <w:r w:rsidDel="00000000" w:rsidR="00000000" w:rsidRPr="00000000">
        <w:rPr>
          <w:i w:val="1"/>
          <w:iCs w:val="1"/>
          <w:vertAlign w:val="superscript"/>
        </w:rPr>
        <w:footnoteReference w:customMarkFollows="0" w:id="10"/>
      </w:r>
      <w:r w:rsidDel="00000000" w:rsidR="00000000" w:rsidRPr="00000000">
        <w:rPr>
          <w:rtl w:val="0"/>
        </w:rPr>
      </w:r>
    </w:p>
    <w:p w:rsidR="00000000" w:rsidDel="00000000" w:rsidP="00000000" w:rsidRDefault="00000000" w:rsidRPr="00000000" w14:paraId="0000007D">
      <w:pPr>
        <w:pStyle w:val="Heading2"/>
        <w:rPr/>
      </w:pPr>
      <w:bookmarkStart w:colFirst="0" w:colLast="0" w:name="_l1zdgg81ljb0" w:id="27"/>
      <w:bookmarkEnd w:id="27"/>
      <w:commentRangeStart w:id="68"/>
      <w:commentRangeStart w:id="69"/>
      <w:commentRangeStart w:id="70"/>
      <w:commentRangeStart w:id="71"/>
      <w:r w:rsidDel="00000000" w:rsidR="00000000" w:rsidRPr="00000000">
        <w:rPr>
          <w:rtl w:val="0"/>
        </w:rPr>
        <w:t xml:space="preserve">Intuitive</w:t>
      </w:r>
      <w:commentRangeEnd w:id="68"/>
      <w:r w:rsidDel="00000000" w:rsidR="00000000" w:rsidRPr="00000000">
        <w:commentReference w:id="68"/>
      </w:r>
      <w:commentRangeEnd w:id="69"/>
      <w:r w:rsidDel="00000000" w:rsidR="00000000" w:rsidRPr="00000000">
        <w:commentReference w:id="69"/>
      </w:r>
      <w:commentRangeEnd w:id="70"/>
      <w:r w:rsidDel="00000000" w:rsidR="00000000" w:rsidRPr="00000000">
        <w:commentReference w:id="70"/>
      </w:r>
      <w:commentRangeEnd w:id="71"/>
      <w:r w:rsidDel="00000000" w:rsidR="00000000" w:rsidRPr="00000000">
        <w:commentReference w:id="71"/>
      </w:r>
      <w:r w:rsidDel="00000000" w:rsidR="00000000" w:rsidRPr="00000000">
        <w:rPr>
          <w:rtl w:val="0"/>
        </w:rPr>
        <w:t xml:space="preserve"> AI </w:t>
      </w:r>
    </w:p>
    <w:p w:rsidR="00000000" w:rsidDel="00000000" w:rsidP="00000000" w:rsidRDefault="00000000" w:rsidRPr="00000000" w14:paraId="0000007E">
      <w:pPr>
        <w:spacing w:after="240" w:before="240" w:lineRule="auto"/>
        <w:rPr/>
      </w:pPr>
      <w:r w:rsidDel="00000000" w:rsidR="00000000" w:rsidRPr="00000000">
        <w:rPr>
          <w:rtl w:val="0"/>
        </w:rPr>
        <w:t xml:space="preserve">Intuitive AI experiences transcend simple automation and basic personalization, delivering dynamic, anticipatory interactions that actively adapt to user needs in real-time. By seamlessly blending predictive insights with adaptive interactions, Intuitive AI empowers users, streamlines workflows, and fosters a natural, supportive interaction style.</w:t>
      </w:r>
    </w:p>
    <w:p w:rsidR="00000000" w:rsidDel="00000000" w:rsidP="00000000" w:rsidRDefault="00000000" w:rsidRPr="00000000" w14:paraId="0000007F">
      <w:pPr>
        <w:spacing w:after="240" w:before="240" w:lineRule="auto"/>
        <w:rPr/>
      </w:pPr>
      <w:r w:rsidDel="00000000" w:rsidR="00000000" w:rsidRPr="00000000">
        <w:rPr>
          <w:rtl w:val="0"/>
        </w:rPr>
        <w:t xml:space="preserve">These experiences can be categorized as either Dynamic or Static. </w:t>
      </w:r>
      <w:r w:rsidDel="00000000" w:rsidR="00000000" w:rsidRPr="00000000">
        <w:rPr>
          <w:b w:val="1"/>
          <w:bCs w:val="1"/>
          <w:rtl w:val="0"/>
        </w:rPr>
        <w:t xml:space="preserve">Dynamic Experiences</w:t>
      </w:r>
      <w:r w:rsidDel="00000000" w:rsidR="00000000" w:rsidRPr="00000000">
        <w:rPr>
          <w:rtl w:val="0"/>
        </w:rPr>
        <w:t xml:space="preserve"> c</w:t>
      </w:r>
      <w:r w:rsidDel="00000000" w:rsidR="00000000" w:rsidRPr="00000000">
        <w:rPr>
          <w:rtl w:val="0"/>
        </w:rPr>
        <w:t xml:space="preserve">ontinuously evolve based on user behavior or external inputs, these experiences make change inherent and expected (e.g., A personalized career development dashboard that updates in real-time when new skills are added). </w:t>
      </w:r>
      <w:r w:rsidDel="00000000" w:rsidR="00000000" w:rsidRPr="00000000">
        <w:rPr>
          <w:b w:val="1"/>
          <w:bCs w:val="1"/>
          <w:rtl w:val="0"/>
        </w:rPr>
        <w:t xml:space="preserve">Static Experiences</w:t>
      </w:r>
      <w:r w:rsidDel="00000000" w:rsidR="00000000" w:rsidRPr="00000000">
        <w:rPr>
          <w:rtl w:val="0"/>
        </w:rPr>
        <w:t xml:space="preserve"> feature</w:t>
      </w:r>
      <w:r w:rsidDel="00000000" w:rsidR="00000000" w:rsidRPr="00000000">
        <w:rPr>
          <w:rtl w:val="0"/>
        </w:rPr>
        <w:t xml:space="preserve"> predictable or predefined outputs, these adapt only when explicitly triggered by the user (e.g., A performance review summary that analyzes pre-selected feedback and performance data).</w:t>
      </w:r>
    </w:p>
    <w:p w:rsidR="00000000" w:rsidDel="00000000" w:rsidP="00000000" w:rsidRDefault="00000000" w:rsidRPr="00000000" w14:paraId="00000080">
      <w:pPr>
        <w:pStyle w:val="Heading3"/>
        <w:spacing w:after="240" w:before="240" w:lineRule="auto"/>
        <w:rPr/>
      </w:pPr>
      <w:bookmarkStart w:colFirst="0" w:colLast="0" w:name="_45f44cqc5ub" w:id="28"/>
      <w:bookmarkEnd w:id="28"/>
      <w:r w:rsidDel="00000000" w:rsidR="00000000" w:rsidRPr="00000000">
        <w:rPr>
          <w:rtl w:val="0"/>
        </w:rPr>
        <w:t xml:space="preserve">How to interact with the user:</w:t>
      </w:r>
    </w:p>
    <w:p w:rsidR="00000000" w:rsidDel="00000000" w:rsidP="00000000" w:rsidRDefault="00000000" w:rsidRPr="00000000" w14:paraId="00000081">
      <w:pPr>
        <w:spacing w:after="0" w:before="0" w:lineRule="auto"/>
        <w:ind w:left="0" w:firstLine="0"/>
        <w:rPr>
          <w:b w:val="1"/>
          <w:bCs w:val="1"/>
        </w:rPr>
      </w:pPr>
      <w:r w:rsidDel="00000000" w:rsidR="00000000" w:rsidRPr="00000000">
        <w:rPr>
          <w:b w:val="1"/>
          <w:bCs w:val="1"/>
          <w:rtl w:val="0"/>
        </w:rPr>
        <w:t xml:space="preserve">Dynamic Experiences</w:t>
      </w:r>
    </w:p>
    <w:p w:rsidR="00000000" w:rsidDel="00000000" w:rsidP="00000000" w:rsidRDefault="00000000" w:rsidRPr="00000000" w14:paraId="00000082">
      <w:pPr>
        <w:numPr>
          <w:ilvl w:val="0"/>
          <w:numId w:val="6"/>
        </w:numPr>
        <w:spacing w:after="0" w:before="0" w:lineRule="auto"/>
        <w:ind w:left="720" w:hanging="360"/>
        <w:rPr>
          <w:rFonts w:ascii="Arial" w:cs="Arial" w:eastAsia="Arial" w:hAnsi="Arial"/>
          <w:color w:val="000000"/>
        </w:rPr>
      </w:pPr>
      <w:r w:rsidDel="00000000" w:rsidR="00000000" w:rsidRPr="00000000">
        <w:rPr>
          <w:rtl w:val="0"/>
        </w:rPr>
        <w:t xml:space="preserve">Proactive interface adjustments can automatically reorganize layouts or surface new tools based on observed behaviors (e.g., A dashboard may prioritize frequently used features to streamline workflows).</w:t>
      </w:r>
    </w:p>
    <w:p w:rsidR="00000000" w:rsidDel="00000000" w:rsidP="00000000" w:rsidRDefault="00000000" w:rsidRPr="00000000" w14:paraId="00000083">
      <w:pPr>
        <w:numPr>
          <w:ilvl w:val="0"/>
          <w:numId w:val="6"/>
        </w:numPr>
        <w:spacing w:after="0" w:before="0" w:lineRule="auto"/>
        <w:ind w:left="720" w:hanging="360"/>
        <w:rPr>
          <w:rFonts w:ascii="Arial" w:cs="Arial" w:eastAsia="Arial" w:hAnsi="Arial"/>
          <w:color w:val="000000"/>
        </w:rPr>
      </w:pPr>
      <w:r w:rsidDel="00000000" w:rsidR="00000000" w:rsidRPr="00000000">
        <w:rPr>
          <w:rtl w:val="0"/>
        </w:rPr>
        <w:t xml:space="preserve">Onboarding and learning support can provide step-by-step guidance tailored to the user’s learning curve (e.g., The system highlighting key features of a new toolset or provide tips on optimizing usage).</w:t>
      </w:r>
    </w:p>
    <w:p w:rsidR="00000000" w:rsidDel="00000000" w:rsidP="00000000" w:rsidRDefault="00000000" w:rsidRPr="00000000" w14:paraId="00000084">
      <w:pPr>
        <w:numPr>
          <w:ilvl w:val="0"/>
          <w:numId w:val="6"/>
        </w:numPr>
        <w:spacing w:after="0" w:before="0" w:lineRule="auto"/>
        <w:ind w:left="720" w:hanging="360"/>
        <w:rPr>
          <w:rFonts w:ascii="Arial" w:cs="Arial" w:eastAsia="Arial" w:hAnsi="Arial"/>
          <w:color w:val="000000"/>
        </w:rPr>
      </w:pPr>
      <w:r w:rsidDel="00000000" w:rsidR="00000000" w:rsidRPr="00000000">
        <w:rPr>
          <w:rtl w:val="0"/>
        </w:rPr>
        <w:t xml:space="preserve">Context-aware assistance can surface relevant actions or shortcuts based on user activity (e.g., If a manager is preparing for a team performance review, the AI might suggest recently accessed employee profiles, surface key performance metrics, or recommend pre-built templates for feedback and goal-setting discussions.) </w:t>
      </w:r>
    </w:p>
    <w:p w:rsidR="00000000" w:rsidDel="00000000" w:rsidP="00000000" w:rsidRDefault="00000000" w:rsidRPr="00000000" w14:paraId="00000085">
      <w:pPr>
        <w:spacing w:after="0" w:before="0" w:lineRule="auto"/>
        <w:ind w:left="720" w:firstLine="0"/>
        <w:rPr/>
      </w:pPr>
      <w:r w:rsidDel="00000000" w:rsidR="00000000" w:rsidRPr="00000000">
        <w:rPr>
          <w:rtl w:val="0"/>
        </w:rPr>
      </w:r>
    </w:p>
    <w:p w:rsidR="00000000" w:rsidDel="00000000" w:rsidP="00000000" w:rsidRDefault="00000000" w:rsidRPr="00000000" w14:paraId="00000086">
      <w:pPr>
        <w:spacing w:after="0" w:before="0" w:lineRule="auto"/>
        <w:rPr>
          <w:b w:val="1"/>
          <w:bCs w:val="1"/>
        </w:rPr>
      </w:pPr>
      <w:r w:rsidDel="00000000" w:rsidR="00000000" w:rsidRPr="00000000">
        <w:rPr>
          <w:b w:val="1"/>
          <w:bCs w:val="1"/>
          <w:rtl w:val="0"/>
        </w:rPr>
        <w:t xml:space="preserve">Static Experiences</w:t>
      </w:r>
    </w:p>
    <w:p w:rsidR="00000000" w:rsidDel="00000000" w:rsidP="00000000" w:rsidRDefault="00000000" w:rsidRPr="00000000" w14:paraId="00000087">
      <w:pPr>
        <w:numPr>
          <w:ilvl w:val="0"/>
          <w:numId w:val="20"/>
        </w:numPr>
        <w:spacing w:after="0" w:before="0" w:lineRule="auto"/>
        <w:ind w:left="720" w:hanging="360"/>
        <w:rPr>
          <w:rFonts w:ascii="Arial" w:cs="Arial" w:eastAsia="Arial" w:hAnsi="Arial"/>
          <w:color w:val="000000"/>
        </w:rPr>
      </w:pPr>
      <w:r w:rsidDel="00000000" w:rsidR="00000000" w:rsidRPr="00000000">
        <w:rPr>
          <w:rtl w:val="0"/>
        </w:rPr>
        <w:t xml:space="preserve">Explicit workflow enhancements notify users when predefined updates occur, such as new features being added to a static report generation tool.</w:t>
      </w:r>
    </w:p>
    <w:p w:rsidR="00000000" w:rsidDel="00000000" w:rsidP="00000000" w:rsidRDefault="00000000" w:rsidRPr="00000000" w14:paraId="00000088">
      <w:pPr>
        <w:numPr>
          <w:ilvl w:val="0"/>
          <w:numId w:val="20"/>
        </w:numPr>
        <w:spacing w:after="0" w:before="0" w:lineRule="auto"/>
        <w:ind w:left="720" w:hanging="360"/>
        <w:rPr>
          <w:rFonts w:ascii="Arial" w:cs="Arial" w:eastAsia="Arial" w:hAnsi="Arial"/>
          <w:color w:val="000000"/>
        </w:rPr>
      </w:pPr>
      <w:r w:rsidDel="00000000" w:rsidR="00000000" w:rsidRPr="00000000">
        <w:rPr>
          <w:rtl w:val="0"/>
        </w:rPr>
        <w:t xml:space="preserve">Decision-specific support can prompt users with options or confirm adaptations that impact their workflows.</w:t>
      </w:r>
    </w:p>
    <w:p w:rsidR="00000000" w:rsidDel="00000000" w:rsidP="00000000" w:rsidRDefault="00000000" w:rsidRPr="00000000" w14:paraId="00000089">
      <w:pPr>
        <w:pStyle w:val="Heading3"/>
        <w:spacing w:after="240" w:before="240" w:lineRule="auto"/>
        <w:rPr/>
      </w:pPr>
      <w:bookmarkStart w:colFirst="0" w:colLast="0" w:name="_t609lgl0zbp0" w:id="29"/>
      <w:bookmarkEnd w:id="29"/>
      <w:r w:rsidDel="00000000" w:rsidR="00000000" w:rsidRPr="00000000">
        <w:rPr>
          <w:rtl w:val="0"/>
        </w:rPr>
        <w:t xml:space="preserve">Where and how to notify the user:</w:t>
      </w:r>
    </w:p>
    <w:p w:rsidR="00000000" w:rsidDel="00000000" w:rsidP="00000000" w:rsidRDefault="00000000" w:rsidRPr="00000000" w14:paraId="0000008A">
      <w:pPr>
        <w:numPr>
          <w:ilvl w:val="0"/>
          <w:numId w:val="12"/>
        </w:numPr>
        <w:spacing w:after="0" w:afterAutospacing="0" w:before="240" w:lineRule="auto"/>
        <w:ind w:left="720" w:hanging="360"/>
        <w:rPr>
          <w:rFonts w:ascii="Arial" w:cs="Arial" w:eastAsia="Arial" w:hAnsi="Arial"/>
          <w:color w:val="000000"/>
        </w:rPr>
      </w:pPr>
      <w:r w:rsidDel="00000000" w:rsidR="00000000" w:rsidRPr="00000000">
        <w:rPr>
          <w:rtl w:val="0"/>
        </w:rPr>
        <w:t xml:space="preserve">Subtle inline Toasts provide quick alerts about changes (e.g., </w:t>
      </w:r>
      <w:r w:rsidDel="00000000" w:rsidR="00000000" w:rsidRPr="00000000">
        <w:rPr>
          <w:i w:val="1"/>
          <w:iCs w:val="1"/>
          <w:rtl w:val="0"/>
        </w:rPr>
        <w:t xml:space="preserve">“We’ve rearranged your dashboard based on the updates you made to your preferences.”</w:t>
      </w:r>
      <w:r w:rsidDel="00000000" w:rsidR="00000000" w:rsidRPr="00000000">
        <w:rPr>
          <w:rtl w:val="0"/>
        </w:rPr>
        <w:t xml:space="preserve">)</w:t>
      </w:r>
    </w:p>
    <w:p w:rsidR="00000000" w:rsidDel="00000000" w:rsidP="00000000" w:rsidRDefault="00000000" w:rsidRPr="00000000" w14:paraId="0000008B">
      <w:pPr>
        <w:numPr>
          <w:ilvl w:val="0"/>
          <w:numId w:val="12"/>
        </w:numPr>
        <w:spacing w:after="0" w:afterAutospacing="0" w:before="0" w:beforeAutospacing="0" w:lineRule="auto"/>
        <w:ind w:left="720" w:hanging="360"/>
        <w:rPr>
          <w:rFonts w:ascii="Arial" w:cs="Arial" w:eastAsia="Arial" w:hAnsi="Arial"/>
          <w:color w:val="000000"/>
        </w:rPr>
      </w:pPr>
      <w:r w:rsidDel="00000000" w:rsidR="00000000" w:rsidRPr="00000000">
        <w:rPr>
          <w:rtl w:val="0"/>
        </w:rPr>
        <w:t xml:space="preserve">Progressive disclosure for detailed explanations </w:t>
      </w:r>
      <w:r w:rsidDel="00000000" w:rsidR="00000000" w:rsidRPr="00000000">
        <w:rPr>
          <w:rtl w:val="0"/>
        </w:rPr>
        <w:t xml:space="preserve">pair</w:t>
      </w:r>
      <w:r w:rsidDel="00000000" w:rsidR="00000000" w:rsidRPr="00000000">
        <w:rPr>
          <w:rtl w:val="0"/>
        </w:rPr>
        <w:t xml:space="preserve"> with alerts to offer optional, deeper insights (e.g., </w:t>
      </w:r>
      <w:r w:rsidDel="00000000" w:rsidR="00000000" w:rsidRPr="00000000">
        <w:rPr>
          <w:i w:val="1"/>
          <w:iCs w:val="1"/>
          <w:rtl w:val="0"/>
        </w:rPr>
        <w:t xml:space="preserve">“Because you often view your team calendar first, we moved your Team Calendar Widget to the top of the page.”</w:t>
      </w:r>
      <w:r w:rsidDel="00000000" w:rsidR="00000000" w:rsidRPr="00000000">
        <w:rPr>
          <w:rtl w:val="0"/>
        </w:rPr>
        <w:t xml:space="preserve">) Initially, this can appear as a simple alert, with the option to expand for more details about the rationale and impact.</w:t>
      </w:r>
    </w:p>
    <w:p w:rsidR="00000000" w:rsidDel="00000000" w:rsidP="00000000" w:rsidRDefault="00000000" w:rsidRPr="00000000" w14:paraId="0000008C">
      <w:pPr>
        <w:numPr>
          <w:ilvl w:val="0"/>
          <w:numId w:val="12"/>
        </w:numPr>
        <w:spacing w:after="240" w:before="0" w:beforeAutospacing="0" w:lineRule="auto"/>
        <w:ind w:left="720" w:hanging="360"/>
        <w:rPr>
          <w:rFonts w:ascii="Arial" w:cs="Arial" w:eastAsia="Arial" w:hAnsi="Arial"/>
          <w:color w:val="000000"/>
        </w:rPr>
      </w:pPr>
      <w:r w:rsidDel="00000000" w:rsidR="00000000" w:rsidRPr="00000000">
        <w:rPr>
          <w:rtl w:val="0"/>
        </w:rPr>
        <w:t xml:space="preserve">Preferences and settings access provide users with the ability to review and override adaptations. Users should be able to enable or disable specific features and set the frequency of adaptations within their unique experience.</w:t>
      </w:r>
    </w:p>
    <w:p w:rsidR="00000000" w:rsidDel="00000000" w:rsidP="00000000" w:rsidRDefault="00000000" w:rsidRPr="00000000" w14:paraId="0000008D">
      <w:pPr>
        <w:pStyle w:val="Heading3"/>
        <w:spacing w:after="240" w:before="240" w:lineRule="auto"/>
        <w:rPr/>
      </w:pPr>
      <w:bookmarkStart w:colFirst="0" w:colLast="0" w:name="_xrvr3ctoxcsi" w:id="30"/>
      <w:bookmarkEnd w:id="30"/>
      <w:r w:rsidDel="00000000" w:rsidR="00000000" w:rsidRPr="00000000">
        <w:rPr>
          <w:rtl w:val="0"/>
        </w:rPr>
        <w:t xml:space="preserve">Frequency of adaptive AI interactions:</w:t>
      </w:r>
    </w:p>
    <w:p w:rsidR="00000000" w:rsidDel="00000000" w:rsidP="00000000" w:rsidRDefault="00000000" w:rsidRPr="00000000" w14:paraId="0000008E">
      <w:pPr>
        <w:spacing w:after="240" w:before="240" w:lineRule="auto"/>
        <w:rPr/>
      </w:pPr>
      <w:r w:rsidDel="00000000" w:rsidR="00000000" w:rsidRPr="00000000">
        <w:rPr>
          <w:rtl w:val="0"/>
        </w:rPr>
        <w:t xml:space="preserve">There isn’t a universal standard for the exact frequency of presenting adaptive changes, but empirical studies and usability research provide guidance on balancing adaptation frequency with user trust, understanding, and control. Key evidence and recommendations from the literature include:</w:t>
      </w:r>
    </w:p>
    <w:p w:rsidR="00000000" w:rsidDel="00000000" w:rsidP="00000000" w:rsidRDefault="00000000" w:rsidRPr="00000000" w14:paraId="0000008F">
      <w:pPr>
        <w:numPr>
          <w:ilvl w:val="0"/>
          <w:numId w:val="17"/>
        </w:numPr>
        <w:spacing w:after="0" w:afterAutospacing="0" w:before="240" w:lineRule="auto"/>
        <w:ind w:left="720" w:hanging="360"/>
      </w:pPr>
      <w:r w:rsidDel="00000000" w:rsidR="00000000" w:rsidRPr="00000000">
        <w:rPr>
          <w:b w:val="1"/>
          <w:bCs w:val="1"/>
          <w:rtl w:val="0"/>
        </w:rPr>
        <w:t xml:space="preserve">Be predictable and episodic.</w:t>
      </w:r>
      <w:r w:rsidDel="00000000" w:rsidR="00000000" w:rsidRPr="00000000">
        <w:rPr>
          <w:rtl w:val="0"/>
        </w:rPr>
        <w:t xml:space="preserve"> To avoid feeling intrusive, anticipatory AI might surface proactively at predictable intervals tied to user routines (e.g., commuting time, pre-meeting summaries). This episodic approach helps users develop a mental model of when and why suggestions appear, reducing surprise and annoyance.</w:t>
      </w:r>
    </w:p>
    <w:p w:rsidR="00000000" w:rsidDel="00000000" w:rsidP="00000000" w:rsidRDefault="00000000" w:rsidRPr="00000000" w14:paraId="00000090">
      <w:pPr>
        <w:numPr>
          <w:ilvl w:val="0"/>
          <w:numId w:val="17"/>
        </w:numPr>
        <w:spacing w:after="0" w:afterAutospacing="0" w:before="0" w:beforeAutospacing="0" w:lineRule="auto"/>
        <w:ind w:left="720" w:hanging="360"/>
      </w:pPr>
      <w:r w:rsidDel="00000000" w:rsidR="00000000" w:rsidRPr="00000000">
        <w:rPr>
          <w:b w:val="1"/>
          <w:bCs w:val="1"/>
          <w:rtl w:val="0"/>
        </w:rPr>
        <w:t xml:space="preserve">Limit Frequency and Prioritize Contextually Relevant Interactions</w:t>
        <w:br w:type="textWrapping"/>
      </w:r>
      <w:r w:rsidDel="00000000" w:rsidR="00000000" w:rsidRPr="00000000">
        <w:rPr>
          <w:rtl w:val="0"/>
        </w:rPr>
        <w:t xml:space="preserve">Frequent or rapid changes can disrupt workflows, confuse users, and undermine muscle memory, making it harder to develop stable mental models.</w:t>
      </w:r>
      <w:r w:rsidDel="00000000" w:rsidR="00000000" w:rsidRPr="00000000">
        <w:rPr>
          <w:b w:val="1"/>
          <w:bCs w:val="1"/>
          <w:vertAlign w:val="superscript"/>
        </w:rPr>
        <w:footnoteReference w:customMarkFollows="0" w:id="11"/>
      </w:r>
      <w:r w:rsidDel="00000000" w:rsidR="00000000" w:rsidRPr="00000000">
        <w:rPr>
          <w:rtl w:val="0"/>
        </w:rPr>
        <w:t xml:space="preserve"> Adaptive systems should minimize unsolicited interventions and prioritize surfacing suggestions during moments of high relevance—e.g., before a scheduled meeting or during a routine task. Contextually timed, infrequent changes reduce disruption and improve user receptivity.</w:t>
      </w:r>
    </w:p>
    <w:p w:rsidR="00000000" w:rsidDel="00000000" w:rsidP="00000000" w:rsidRDefault="00000000" w:rsidRPr="00000000" w14:paraId="00000091">
      <w:pPr>
        <w:numPr>
          <w:ilvl w:val="0"/>
          <w:numId w:val="17"/>
        </w:numPr>
        <w:spacing w:after="0" w:afterAutospacing="0" w:before="0" w:beforeAutospacing="0" w:lineRule="auto"/>
        <w:ind w:left="720" w:hanging="360"/>
      </w:pPr>
      <w:r w:rsidDel="00000000" w:rsidR="00000000" w:rsidRPr="00000000">
        <w:rPr>
          <w:b w:val="1"/>
          <w:bCs w:val="1"/>
          <w:rtl w:val="0"/>
        </w:rPr>
        <w:t xml:space="preserve">Provide Gradual, Predictable, and Episodic Adaptations</w:t>
        <w:br w:type="textWrapping"/>
      </w:r>
      <w:r w:rsidDel="00000000" w:rsidR="00000000" w:rsidRPr="00000000">
        <w:rPr>
          <w:rtl w:val="0"/>
        </w:rPr>
        <w:t xml:space="preserve">Adaptive changes are better received when introduced incrementally and at predictable intervals, such as during routine events (e.g., commuting time or pre-meeting summaries). This phased, episodic approach allows users to adapt naturally, helping them form mental models of when and why changes occur. Constant, rapid reconfiguration, by contrast, leads to frustration and disengagement.</w:t>
      </w:r>
    </w:p>
    <w:p w:rsidR="00000000" w:rsidDel="00000000" w:rsidP="00000000" w:rsidRDefault="00000000" w:rsidRPr="00000000" w14:paraId="00000092">
      <w:pPr>
        <w:numPr>
          <w:ilvl w:val="0"/>
          <w:numId w:val="17"/>
        </w:numPr>
        <w:spacing w:after="0" w:afterAutospacing="0" w:before="0" w:beforeAutospacing="0" w:lineRule="auto"/>
        <w:ind w:left="720" w:hanging="360"/>
      </w:pPr>
      <w:r w:rsidDel="00000000" w:rsidR="00000000" w:rsidRPr="00000000">
        <w:rPr>
          <w:b w:val="1"/>
          <w:bCs w:val="1"/>
          <w:rtl w:val="0"/>
        </w:rPr>
        <w:t xml:space="preserve">Be Transparent and Empower Users with Control</w:t>
        <w:br w:type="textWrapping"/>
      </w:r>
      <w:r w:rsidDel="00000000" w:rsidR="00000000" w:rsidRPr="00000000">
        <w:rPr>
          <w:rtl w:val="0"/>
        </w:rPr>
        <w:t xml:space="preserve">Transparency fosters trust. Users should be informed when and why changes are made and provided options to revert, customize, or adjust adaptation settings. Empowering users to control how often changes occur or to provide feedback on adaptations improves satisfaction and ensures the system respects user autonomy. Users generally prefer fewer, more significant adjustments over frequent, minor tweaks.</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93">
      <w:pPr>
        <w:numPr>
          <w:ilvl w:val="0"/>
          <w:numId w:val="17"/>
        </w:numPr>
        <w:spacing w:after="240" w:before="0" w:beforeAutospacing="0" w:lineRule="auto"/>
        <w:ind w:left="720" w:hanging="360"/>
      </w:pPr>
      <w:r w:rsidDel="00000000" w:rsidR="00000000" w:rsidRPr="00000000">
        <w:rPr>
          <w:b w:val="1"/>
          <w:bCs w:val="1"/>
          <w:rtl w:val="0"/>
        </w:rPr>
        <w:t xml:space="preserve">Adapt Based on User Feedback and Behavior</w:t>
        <w:br w:type="textWrapping"/>
      </w:r>
      <w:r w:rsidDel="00000000" w:rsidR="00000000" w:rsidRPr="00000000">
        <w:rPr>
          <w:rtl w:val="0"/>
        </w:rPr>
        <w:t xml:space="preserve">Systems that dynamically adjust intervention frequency based on user behavior and preferences see higher satisfaction. For instance, consistently dismissed suggestions should appear less frequently. By learning from user interactions, the system can evolve to align with preferences, ensuring relevance and reducing annoyance.</w:t>
      </w:r>
      <w:r w:rsidDel="00000000" w:rsidR="00000000" w:rsidRPr="00000000">
        <w:rPr>
          <w:i w:val="1"/>
          <w:iCs w:val="1"/>
          <w:vertAlign w:val="superscript"/>
        </w:rPr>
        <w:footnoteReference w:customMarkFollows="0" w:id="13"/>
      </w:r>
      <w:r w:rsidDel="00000000" w:rsidR="00000000" w:rsidRPr="00000000">
        <w:rPr>
          <w:rtl w:val="0"/>
        </w:rPr>
      </w:r>
    </w:p>
    <w:p w:rsidR="00000000" w:rsidDel="00000000" w:rsidP="00000000" w:rsidRDefault="00000000" w:rsidRPr="00000000" w14:paraId="00000094">
      <w:pPr>
        <w:pStyle w:val="Heading1"/>
        <w:spacing w:after="240" w:before="240" w:lineRule="auto"/>
        <w:rPr/>
      </w:pPr>
      <w:bookmarkStart w:colFirst="0" w:colLast="0" w:name="_9fxqz0w8oea2" w:id="31"/>
      <w:bookmarkEnd w:id="31"/>
      <w:commentRangeStart w:id="72"/>
      <w:commentRangeStart w:id="73"/>
      <w:r w:rsidDel="00000000" w:rsidR="00000000" w:rsidRPr="00000000">
        <w:rPr>
          <w:rtl w:val="0"/>
        </w:rPr>
        <w:t xml:space="preserve">Flywheel</w:t>
      </w:r>
      <w:commentRangeEnd w:id="72"/>
      <w:r w:rsidDel="00000000" w:rsidR="00000000" w:rsidRPr="00000000">
        <w:commentReference w:id="72"/>
      </w:r>
      <w:commentRangeEnd w:id="73"/>
      <w:r w:rsidDel="00000000" w:rsidR="00000000" w:rsidRPr="00000000">
        <w:commentReference w:id="73"/>
      </w:r>
      <w:r w:rsidDel="00000000" w:rsidR="00000000" w:rsidRPr="00000000">
        <w:rPr>
          <w:rtl w:val="0"/>
        </w:rPr>
        <w:t xml:space="preserve"> &amp; Measurable Outcomes</w:t>
      </w:r>
    </w:p>
    <w:p w:rsidR="00000000" w:rsidDel="00000000" w:rsidP="00000000" w:rsidRDefault="00000000" w:rsidRPr="00000000" w14:paraId="00000095">
      <w:pPr>
        <w:rPr/>
      </w:pPr>
      <w:r w:rsidDel="00000000" w:rsidR="00000000" w:rsidRPr="00000000">
        <w:rPr>
          <w:b w:val="1"/>
          <w:bCs w:val="1"/>
          <w:rtl w:val="0"/>
        </w:rPr>
        <w:t xml:space="preserve">Flywheel and Example Flows</w:t>
      </w:r>
      <w:r w:rsidDel="00000000" w:rsidR="00000000" w:rsidRPr="00000000">
        <w:rPr>
          <w:rtl w:val="0"/>
        </w:rPr>
        <w:t xml:space="preserve"> — </w:t>
      </w:r>
      <w:hyperlink r:id="rId27">
        <w:r w:rsidDel="00000000" w:rsidR="00000000" w:rsidRPr="00000000">
          <w:rPr>
            <w:color w:val="0000ee"/>
            <w:u w:val="single"/>
            <w:rtl w:val="0"/>
          </w:rPr>
          <w:t xml:space="preserve">Miro</w:t>
        </w:r>
      </w:hyperlink>
      <w:r w:rsidDel="00000000" w:rsidR="00000000" w:rsidRPr="00000000">
        <w:rPr>
          <w:rtl w:val="0"/>
        </w:rPr>
      </w:r>
    </w:p>
    <w:p w:rsidR="00000000" w:rsidDel="00000000" w:rsidP="00000000" w:rsidRDefault="00000000" w:rsidRPr="00000000" w14:paraId="00000096">
      <w:pPr>
        <w:pStyle w:val="Heading2"/>
        <w:rPr/>
      </w:pPr>
      <w:bookmarkStart w:colFirst="0" w:colLast="0" w:name="_b52h4h3ml56d" w:id="32"/>
      <w:bookmarkEnd w:id="32"/>
      <w:r w:rsidDel="00000000" w:rsidR="00000000" w:rsidRPr="00000000">
        <w:rPr>
          <w:rtl w:val="0"/>
        </w:rPr>
        <w:t xml:space="preserve">Agentic AI</w:t>
      </w:r>
    </w:p>
    <w:p w:rsidR="00000000" w:rsidDel="00000000" w:rsidP="00000000" w:rsidRDefault="00000000" w:rsidRPr="00000000" w14:paraId="00000097">
      <w:pPr>
        <w:rPr>
          <w:b w:val="1"/>
          <w:bCs w:val="1"/>
        </w:rPr>
      </w:pPr>
      <w:r w:rsidDel="00000000" w:rsidR="00000000" w:rsidRPr="00000000">
        <w:rPr>
          <w:b w:val="1"/>
          <w:bCs w:val="1"/>
          <w:rtl w:val="0"/>
        </w:rPr>
        <w:t xml:space="preserve">Creating content based on a mess of inputs.</w:t>
      </w:r>
    </w:p>
    <w:p w:rsidR="00000000" w:rsidDel="00000000" w:rsidP="00000000" w:rsidRDefault="00000000" w:rsidRPr="00000000" w14:paraId="00000098">
      <w:pPr>
        <w:numPr>
          <w:ilvl w:val="0"/>
          <w:numId w:val="18"/>
        </w:numPr>
        <w:ind w:left="720" w:hanging="360"/>
        <w:rPr>
          <w:u w:val="none"/>
        </w:rPr>
      </w:pPr>
      <w:r w:rsidDel="00000000" w:rsidR="00000000" w:rsidRPr="00000000">
        <w:rPr>
          <w:rtl w:val="0"/>
        </w:rPr>
        <w:t xml:space="preserve">Agents Created</w:t>
      </w:r>
    </w:p>
    <w:p w:rsidR="00000000" w:rsidDel="00000000" w:rsidP="00000000" w:rsidRDefault="00000000" w:rsidRPr="00000000" w14:paraId="00000099">
      <w:pPr>
        <w:numPr>
          <w:ilvl w:val="1"/>
          <w:numId w:val="18"/>
        </w:numPr>
        <w:ind w:left="1440" w:hanging="360"/>
        <w:rPr>
          <w:u w:val="none"/>
        </w:rPr>
      </w:pPr>
      <w:r w:rsidDel="00000000" w:rsidR="00000000" w:rsidRPr="00000000">
        <w:rPr>
          <w:rtl w:val="0"/>
        </w:rPr>
        <w:t xml:space="preserve">Internal</w:t>
      </w:r>
    </w:p>
    <w:p w:rsidR="00000000" w:rsidDel="00000000" w:rsidP="00000000" w:rsidRDefault="00000000" w:rsidRPr="00000000" w14:paraId="0000009A">
      <w:pPr>
        <w:numPr>
          <w:ilvl w:val="1"/>
          <w:numId w:val="18"/>
        </w:numPr>
        <w:ind w:left="1440" w:hanging="360"/>
        <w:rPr>
          <w:u w:val="none"/>
        </w:rPr>
      </w:pPr>
      <w:r w:rsidDel="00000000" w:rsidR="00000000" w:rsidRPr="00000000">
        <w:rPr>
          <w:rtl w:val="0"/>
        </w:rPr>
        <w:t xml:space="preserve">External</w:t>
      </w:r>
    </w:p>
    <w:p w:rsidR="00000000" w:rsidDel="00000000" w:rsidP="00000000" w:rsidRDefault="00000000" w:rsidRPr="00000000" w14:paraId="0000009B">
      <w:pPr>
        <w:pStyle w:val="Heading2"/>
        <w:rPr/>
      </w:pPr>
      <w:bookmarkStart w:colFirst="0" w:colLast="0" w:name="_ybyth8jiwsa" w:id="33"/>
      <w:bookmarkEnd w:id="33"/>
      <w:r w:rsidDel="00000000" w:rsidR="00000000" w:rsidRPr="00000000">
        <w:rPr>
          <w:rtl w:val="0"/>
        </w:rPr>
        <w:t xml:space="preserve">Intuitive AI</w:t>
      </w:r>
    </w:p>
    <w:p w:rsidR="00000000" w:rsidDel="00000000" w:rsidP="00000000" w:rsidRDefault="00000000" w:rsidRPr="00000000" w14:paraId="0000009C">
      <w:pPr>
        <w:rPr>
          <w:b w:val="1"/>
          <w:bCs w:val="1"/>
        </w:rPr>
      </w:pPr>
      <w:r w:rsidDel="00000000" w:rsidR="00000000" w:rsidRPr="00000000">
        <w:rPr>
          <w:b w:val="1"/>
          <w:bCs w:val="1"/>
          <w:rtl w:val="0"/>
        </w:rPr>
        <w:t xml:space="preserve">Displaying content adapted to the user from an agent.</w:t>
      </w:r>
    </w:p>
    <w:p w:rsidR="00000000" w:rsidDel="00000000" w:rsidP="00000000" w:rsidRDefault="00000000" w:rsidRPr="00000000" w14:paraId="0000009D">
      <w:pPr>
        <w:rPr/>
      </w:pPr>
      <w:r w:rsidDel="00000000" w:rsidR="00000000" w:rsidRPr="00000000">
        <w:rPr>
          <w:rtl w:val="0"/>
        </w:rPr>
        <w:t xml:space="preserve">By Agent should be a pivot.</w:t>
      </w:r>
    </w:p>
    <w:p w:rsidR="00000000" w:rsidDel="00000000" w:rsidP="00000000" w:rsidRDefault="00000000" w:rsidRPr="00000000" w14:paraId="0000009E">
      <w:pPr>
        <w:numPr>
          <w:ilvl w:val="0"/>
          <w:numId w:val="18"/>
        </w:numPr>
        <w:ind w:left="720" w:hanging="360"/>
        <w:rPr>
          <w:u w:val="none"/>
        </w:rPr>
      </w:pPr>
      <w:r w:rsidDel="00000000" w:rsidR="00000000" w:rsidRPr="00000000">
        <w:rPr>
          <w:rtl w:val="0"/>
        </w:rPr>
        <w:t xml:space="preserve">Views</w:t>
      </w:r>
    </w:p>
    <w:p w:rsidR="00000000" w:rsidDel="00000000" w:rsidP="00000000" w:rsidRDefault="00000000" w:rsidRPr="00000000" w14:paraId="0000009F">
      <w:pPr>
        <w:numPr>
          <w:ilvl w:val="0"/>
          <w:numId w:val="18"/>
        </w:numPr>
        <w:ind w:left="720" w:hanging="360"/>
        <w:rPr>
          <w:u w:val="none"/>
        </w:rPr>
      </w:pPr>
      <w:r w:rsidDel="00000000" w:rsidR="00000000" w:rsidRPr="00000000">
        <w:rPr>
          <w:rtl w:val="0"/>
        </w:rPr>
        <w:t xml:space="preserve">Generative AI Events Triggered</w:t>
      </w:r>
    </w:p>
    <w:p w:rsidR="00000000" w:rsidDel="00000000" w:rsidP="00000000" w:rsidRDefault="00000000" w:rsidRPr="00000000" w14:paraId="000000A0">
      <w:pPr>
        <w:numPr>
          <w:ilvl w:val="1"/>
          <w:numId w:val="18"/>
        </w:numPr>
        <w:ind w:left="1440" w:hanging="360"/>
        <w:rPr>
          <w:u w:val="none"/>
        </w:rPr>
      </w:pPr>
      <w:r w:rsidDel="00000000" w:rsidR="00000000" w:rsidRPr="00000000">
        <w:rPr>
          <w:rtl w:val="0"/>
        </w:rPr>
        <w:t xml:space="preserve">Event Type: Link Clicked, Questions Asked, Etc.</w:t>
      </w:r>
    </w:p>
    <w:p w:rsidR="00000000" w:rsidDel="00000000" w:rsidP="00000000" w:rsidRDefault="00000000" w:rsidRPr="00000000" w14:paraId="000000A1">
      <w:pPr>
        <w:pStyle w:val="Heading2"/>
        <w:rPr/>
      </w:pPr>
      <w:bookmarkStart w:colFirst="0" w:colLast="0" w:name="_dii84iktths7" w:id="34"/>
      <w:bookmarkEnd w:id="34"/>
      <w:r w:rsidDel="00000000" w:rsidR="00000000" w:rsidRPr="00000000">
        <w:rPr>
          <w:rtl w:val="0"/>
        </w:rPr>
        <w:t xml:space="preserve">Generative AI</w:t>
      </w:r>
    </w:p>
    <w:p w:rsidR="00000000" w:rsidDel="00000000" w:rsidP="00000000" w:rsidRDefault="00000000" w:rsidRPr="00000000" w14:paraId="000000A2">
      <w:pPr>
        <w:rPr>
          <w:b w:val="1"/>
          <w:bCs w:val="1"/>
        </w:rPr>
      </w:pPr>
      <w:r w:rsidDel="00000000" w:rsidR="00000000" w:rsidRPr="00000000">
        <w:rPr>
          <w:b w:val="1"/>
          <w:bCs w:val="1"/>
          <w:rtl w:val="0"/>
        </w:rPr>
        <w:t xml:space="preserve">Taking based on some content that may or may not be Intuitive AI.</w:t>
      </w:r>
    </w:p>
    <w:p w:rsidR="00000000" w:rsidDel="00000000" w:rsidP="00000000" w:rsidRDefault="00000000" w:rsidRPr="00000000" w14:paraId="000000A3">
      <w:pPr>
        <w:rPr/>
      </w:pPr>
      <w:r w:rsidDel="00000000" w:rsidR="00000000" w:rsidRPr="00000000">
        <w:rPr>
          <w:rtl w:val="0"/>
        </w:rPr>
        <w:t xml:space="preserve">By Agent should be a pivot.</w:t>
      </w:r>
    </w:p>
    <w:p w:rsidR="00000000" w:rsidDel="00000000" w:rsidP="00000000" w:rsidRDefault="00000000" w:rsidRPr="00000000" w14:paraId="000000A4">
      <w:pPr>
        <w:numPr>
          <w:ilvl w:val="0"/>
          <w:numId w:val="18"/>
        </w:numPr>
        <w:ind w:left="720" w:hanging="360"/>
        <w:rPr>
          <w:u w:val="none"/>
        </w:rPr>
      </w:pPr>
      <w:r w:rsidDel="00000000" w:rsidR="00000000" w:rsidRPr="00000000">
        <w:rPr>
          <w:rtl w:val="0"/>
        </w:rPr>
        <w:t xml:space="preserve">Events</w:t>
      </w:r>
    </w:p>
    <w:p w:rsidR="00000000" w:rsidDel="00000000" w:rsidP="00000000" w:rsidRDefault="00000000" w:rsidRPr="00000000" w14:paraId="000000A5">
      <w:pPr>
        <w:numPr>
          <w:ilvl w:val="0"/>
          <w:numId w:val="18"/>
        </w:numPr>
        <w:ind w:left="720" w:hanging="360"/>
        <w:rPr>
          <w:u w:val="none"/>
        </w:rPr>
      </w:pPr>
      <w:r w:rsidDel="00000000" w:rsidR="00000000" w:rsidRPr="00000000">
        <w:rPr>
          <w:rtl w:val="0"/>
        </w:rPr>
        <w:t xml:space="preserve">Agents Created</w:t>
      </w:r>
    </w:p>
    <w:p w:rsidR="00000000" w:rsidDel="00000000" w:rsidP="00000000" w:rsidRDefault="00000000" w:rsidRPr="00000000" w14:paraId="000000A6">
      <w:pPr>
        <w:numPr>
          <w:ilvl w:val="1"/>
          <w:numId w:val="18"/>
        </w:numPr>
        <w:ind w:left="1440" w:hanging="360"/>
        <w:rPr>
          <w:u w:val="none"/>
        </w:rPr>
      </w:pPr>
      <w:r w:rsidDel="00000000" w:rsidR="00000000" w:rsidRPr="00000000">
        <w:rPr>
          <w:rtl w:val="0"/>
        </w:rPr>
        <w:t xml:space="preserve">Agent Type: TBD</w:t>
      </w:r>
    </w:p>
    <w:p w:rsidR="00000000" w:rsidDel="00000000" w:rsidP="00000000" w:rsidRDefault="00000000" w:rsidRPr="00000000" w14:paraId="000000A7">
      <w:pPr>
        <w:numPr>
          <w:ilvl w:val="0"/>
          <w:numId w:val="18"/>
        </w:numPr>
        <w:ind w:left="720" w:hanging="360"/>
        <w:rPr>
          <w:u w:val="none"/>
        </w:rPr>
      </w:pPr>
      <w:r w:rsidDel="00000000" w:rsidR="00000000" w:rsidRPr="00000000">
        <w:rPr>
          <w:rtl w:val="0"/>
        </w:rPr>
        <w:t xml:space="preserve">Feedback Event Type</w:t>
      </w:r>
    </w:p>
    <w:p w:rsidR="00000000" w:rsidDel="00000000" w:rsidP="00000000" w:rsidRDefault="00000000" w:rsidRPr="00000000" w14:paraId="000000A8">
      <w:pPr>
        <w:spacing w:after="240" w:before="240" w:lineRule="auto"/>
        <w:rPr>
          <w:i w:val="1"/>
          <w:iCs w:val="1"/>
        </w:rPr>
      </w:pPr>
      <w:r w:rsidDel="00000000" w:rsidR="00000000" w:rsidRPr="00000000">
        <w:rPr>
          <w:i w:val="1"/>
          <w:iCs w:val="1"/>
        </w:rPr>
        <w:drawing>
          <wp:inline distB="114300" distT="114300" distL="114300" distR="114300">
            <wp:extent cx="6538913" cy="5370796"/>
            <wp:effectExtent b="0" l="0" r="0" t="0"/>
            <wp:docPr id="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538913" cy="537079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nathan Keyek" w:id="68" w:date="2024-12-16T19:28:05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@tammy.snow@workday.com @c.hall@workday.com @monica.f.miller@workday.com I took a stab at combining Adaptive and Anticipatory into one unified pattern (WIP name I'm using is Intuitive AI Experiences). I feel like this captures the sentiment of both the prior separate patterns while showing how adapting to need is more powerful than just adapting with a personalized layout.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Curious about your thoughts! Wondering if we can replace Adaptive with this section and maybe keep Adaptive and Anticipatory as appendix items.</w:t>
      </w:r>
    </w:p>
  </w:comment>
  <w:comment w:author="Chris Hall" w:id="69" w:date="2024-12-17T00:26:04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made the initial comment about potentially merging them, but I feel like this is getting too broad to be useful.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thing I'm struggling with on both of these is that they aren't really AI. W're describing how the Web has worked for decades, driven by machine learning.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there's value in classifying them here I'm good with keeping them, otherwise I'd probably vote to remove them both.</w:t>
      </w:r>
    </w:p>
  </w:comment>
  <w:comment w:author="Jonathan Keyek" w:id="70" w:date="2024-12-17T16:52:03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Yea Im with ya. I also feel like Im getting a bit lost in the terminology and losing focus on creating something that helps teams build. Its almost like we need to start from the AI modality and go from there: AI Modality (Conversational) → UX Pattern (Natural Language Input) → UI Pattern (Workday Assistant Text Box) → Frequency (User Initiated) → Feedback (Thumbs Up/Down).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Farrar Miller reacted with 🥰 at 2024-12-17 23:55 PM</w:t>
      </w:r>
    </w:p>
  </w:comment>
  <w:comment w:author="Tammy Snow" w:id="71" w:date="2024-12-17T18:44:1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Exactly THIS, Jonathan!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total reactions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Keyek reacted with 🎉 at 2024-12-17 18:44 PM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Farrar Miller reacted with 🎉 at 2024-12-17 23:55 PM</w:t>
      </w:r>
    </w:p>
  </w:comment>
  <w:comment w:author="Owen Derby" w:id="0" w:date="2024-12-20T12:29:24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 I wonder as a next step from here if we could make something more directive from this.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implication for Workday given the ideas and inspiration this point of view might create.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me its being purposeful once those ideas arrive -  specific design framing that helps partners understand how to create meaningful Human-AI experiences with intention.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 doc reads like guidelines so I think if we share it we should think about communicating: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is it for?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readers to use it?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to use it (What stage(s) of product lifecycle)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specifically do we want the reader to do next?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imagine we can learn a lot from the ideas this sparks with the reader (who may have a domain specific perspective to share). Some sort of 'World Cafe' approach might be interesting to explore https://www.sciencedirect.com/science/article/pii/S014829632100802X</w:t>
      </w:r>
    </w:p>
  </w:comment>
  <w:comment w:author="Jonathan Keyek" w:id="1" w:date="2024-12-20T16:30:32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agree Owen. It seems to me we're never going to create "One doc to rule them all" so maybe what it looks like is one overarching set of definitions, examples, and guidelines / best practices that are then distilled into more specific assets (e.g. one for app teams who need to develop a feature, one for executives who need to talk about our thinking and strategy, etc.).</w:t>
      </w:r>
    </w:p>
  </w:comment>
  <w:comment w:author="Owen Derby" w:id="2" w:date="2024-12-20T17:19:23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 would love time to agree this with everyone.</w:t>
      </w:r>
    </w:p>
  </w:comment>
  <w:comment w:author="Patrick Neeman" w:id="10" w:date="2024-12-16T19:58:52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foundational for all of the other interactions i.e. we know something about the user and adapt the experience, to inform what they can do next. If they want to do something different, give them the control.</w:t>
      </w:r>
    </w:p>
  </w:comment>
  <w:comment w:author="Owen Derby" w:id="48" w:date="2024-12-20T14:55:13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again if we need to highlight design spec and legal requirements - more on this soon but both the EU AI Act and NIST require tagging of synthetic content. Some kind of simple notice "this content was generated with AI" might be enough</w:t>
      </w:r>
    </w:p>
  </w:comment>
  <w:comment w:author="Owen Derby" w:id="38" w:date="2024-12-20T14:38:56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Shortly we'll be able to add in some detailed decisions about dovetailing Assistant v1 and Assistant v2 (ingenuity) together in a way that will make sense to users. Putting a placeholder here for that guidance.</w:t>
      </w:r>
    </w:p>
  </w:comment>
  <w:comment w:author="Patrick Neeman" w:id="21" w:date="2024-12-13T16:08:2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they be able to continue that interaction to dive deeper i.e. Document Summary + I want to know more leading into a more conversational AI model?</w:t>
      </w:r>
    </w:p>
  </w:comment>
  <w:comment w:author="Jonathan Keyek" w:id="22" w:date="2024-12-13T16:54:12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interesting thread ... often one AI experience / pattern leads to another. Might be out of scope but considering handoff points could also be valuable info.</w:t>
      </w:r>
    </w:p>
  </w:comment>
  <w:comment w:author="Patrick Neeman" w:id="23" w:date="2024-12-13T17:58:2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Visually it would be interesting to see some of the flows.</w:t>
      </w:r>
    </w:p>
  </w:comment>
  <w:comment w:author="Eran Manor" w:id="24" w:date="2024-12-15T16:36:3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it's a subset of how meaningful the changes are. The more impactful the AI becomes, the greater the need for transparency and user consent. But ultimately, the concept is to let the AI make our lives easier. Users will need to learn to trust it to work in the background, occasionally providing a simple 'done' notification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Jonathan Keyek reacted with 👏 at 2024-12-16 17:46 PM</w:t>
      </w:r>
    </w:p>
  </w:comment>
  <w:comment w:author="Patrick Neeman" w:id="25" w:date="2024-12-18T22:47:36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are some of the flows with the different modes based on a few use cases: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https://miro.com/app/board/uXjVL1P37fI=/</w:t>
      </w:r>
    </w:p>
  </w:comment>
  <w:comment w:author="Owen Derby" w:id="39" w:date="2024-12-20T14:41:2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may need to add in details about how unique visual styling may also helps us meet transparency obligations for the AI EU Act. More on this soon after i chat with the Responsible AI team / General council mid Jan. We could also make a separate doc about EU AI &amp; Design requirements</w:t>
      </w:r>
    </w:p>
  </w:comment>
  <w:comment w:author="Patrick Neeman" w:id="36" w:date="2024-12-13T22:33:3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seems more anticipatory. Discuss.</w:t>
      </w:r>
    </w:p>
  </w:comment>
  <w:comment w:author="Jonathan Keyek" w:id="37" w:date="2024-12-16T19:30:31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fair, highlights how there will inherently be overlap between the patterns (better together!). I think that its ok that there is some crossover but curious what others think.</w:t>
      </w:r>
    </w:p>
  </w:comment>
  <w:comment w:author="Mia Donnell" w:id="47" w:date="2025-01-16T18:48:48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still in discovery]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been researching different text generation and editing experiences, both involving and not involving AI.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several ways a user could interact with the generated content. For instance a robust inline editing interaction with AI may be more user friendly over a popover modal. (I have visual examples that are hard to put into words)</w:t>
      </w:r>
    </w:p>
  </w:comment>
  <w:comment w:author="Owen Derby" w:id="11" w:date="2024-12-20T12:40:52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wondering would a glossary of words be useful here - this seems similar to 'generative UI'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https://www.nngroup.com/articles/generative-ui/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long history in UX of creating new terminology especially when we're all unsure what to call stuff "agents" is another example :)  I'd love some sort of visual aide here to explain this or breathe life into your examples.</w:t>
      </w:r>
    </w:p>
  </w:comment>
  <w:comment w:author="Jonathan Keyek" w:id="12" w:date="2024-12-20T16:31:5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yes yes. And to double down, we should start using fisher-price level language that everyone can understand at a glance. No need to get fancy IMO.</w:t>
      </w:r>
    </w:p>
  </w:comment>
  <w:comment w:author="Owen Derby" w:id="13" w:date="2024-12-20T17:18:19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totally agree - simple shared language is hard to make but well worth it for the sake of efficiency if we can all agree on it.</w:t>
      </w:r>
    </w:p>
  </w:comment>
  <w:comment w:id="67" w:date="2024-12-20T15:46:55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 Derby reacted with ❤️‍🔥 at 2024-12-20 15:46 PM</w:t>
      </w:r>
    </w:p>
  </w:comment>
  <w:comment w:author="Ramona Thompson" w:id="45" w:date="2024-12-17T17:04:2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AI gets better at guessing intent of the content, that presenting the interaction may move to be more anticipatory AI, similar to how spell check and grammar checks moved from a tool back to on-the-fly like Grammarly.</w:t>
      </w:r>
    </w:p>
  </w:comment>
  <w:comment w:author="Mia Donnell" w:id="46" w:date="2025-01-16T18:44:1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 what Ramona said. There may be some other cases where the interaction is presented such as: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on an XO page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on a Task / Workday page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in a RTE Widget Toolbar</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Button above a text area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page load (e.g. user is coming from an XO task)</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may also include text that the user then goes on to modify and submit into the system or the text may simply be a summary that is not used to submit to the system but understand (e.g. a chain of messages in a help case)</w:t>
      </w:r>
    </w:p>
  </w:comment>
  <w:comment w:author="Owen Derby" w:id="30" w:date="2024-12-20T15:09:18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thing strikes me here - whilst its true we're currently leveraging conversational UI - In the end entry points for Workday Assistant conceptually are not always side panels with chat UI, they could be overlays, modals, inline / contextual menus and more. What they have in common, however, is that they supplement application specific UIs instead of completely replacing them.</w:t>
      </w:r>
    </w:p>
  </w:comment>
  <w:comment w:author="Owen Derby" w:id="31" w:date="2024-12-20T15:35:46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me Workday Assistant has three conceptual levels that should could roughly map to human cognitive bands on a sliding spectrum.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cognition /tasks: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based task &amp; process automation where we have high confidence of a limited successful output.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elimination and Augmentation. Context: Human is editing and taking action and interacting with data types, maintaining system rules.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 ML Monitoring &amp; Alerts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Matching Rules Maintenance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*Assistive*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Accelerating the current speed and quality of work: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of workday 'tasks' and 'apps'. Multi-context (floats and adapts to the user) or within a single page. Shared context - Human is editing and taking action in an embedded element.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Assistant / conversational side panel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Text Editors / Text Augmentation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Complex reasoning: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Oversight, planning, overview, intelligent discovery - Anticipates and surfaces tasks to the user Context: Persists along side all of workday’s tasks and apps .The entire workday system at your fingertips, unbounded by pre-existing apps, help with orchestrating multiple events.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specifies a desired outcome, without specifying how to do it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Agents</w:t>
      </w:r>
    </w:p>
  </w:comment>
  <w:comment w:author="Jonathan Keyek" w:id="4" w:date="2024-12-13T19:13:23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out loud: Feedback (Good response, bad response, why) is a massive component of all of these experiences ... wondering if we should bake in guidance at the pattern level or globally ...</w:t>
      </w:r>
    </w:p>
  </w:comment>
  <w:comment w:author="Owen Derby" w:id="5" w:date="2024-12-20T14:17:00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agree - i'm on it! I think (this could change) theres need for two approaches here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Where we're using 3rd party models - fine tuning or adaptors cant be used to refine the output (google / open AI dont allow it)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Where we own the underlying model and might be able to create a continuous /persistent learning 'loop' with user feedback. (Most of our models are trained at tenant level and are unsupervised right now.. so doing this will be tricky)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IMO there will be a need for a small number of platform and product level patterns, but they should all cohere to a set of guidelines / best practice / pattern documentation.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WIP</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https://docs.google.com/presentation/d/1YxjCYYqznvI-m6WZ8tIZZN8cIGbBx2Z0j9reG71QIGg/edit#slide=id.g2d108d3fcb2_2_15</w:t>
      </w:r>
    </w:p>
  </w:comment>
  <w:comment w:author="Owen Derby" w:id="49" w:date="2024-12-20T14:56:41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 Set User Expectations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may trust or distrust AI system performance in unrealistic ways. Set realistic expectations about how well the system can perform, especially at the early or beta stages of release where our training data may be limited. Setting expectations at the start is important to counter any bias or aversion to the system they may have at the start.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https://canvas.workdaydesign.com/guidelines/ai-guidance/ai-experience-guidelines/#tab=before-interaction&amp;heading=12---set-user-expectations</w:t>
      </w:r>
    </w:p>
  </w:comment>
  <w:comment w:author="Patrick Neeman" w:id="65" w:date="2024-12-13T16:19:38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extracting data from documents, en masse or one off.</w:t>
      </w:r>
    </w:p>
  </w:comment>
  <w:comment w:author="Owen Derby" w:id="64" w:date="2024-12-20T15:49:39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specifies a desired outcome, without specifying how to do it</w:t>
      </w:r>
    </w:p>
  </w:comment>
  <w:comment w:author="Ramona Thompson" w:id="20" w:date="2024-12-17T17:01:0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might add a bullet here that's similar but different from the 2 bullets:  ability to revert suggestions in situ so that users feel like they are in control. (e.g. "We've rearranged your dashboards based on X.  Would you like to keep this new version?"</w:t>
      </w:r>
    </w:p>
  </w:comment>
  <w:comment w:author="Patrick Neeman" w:id="50" w:date="2024-12-13T22:20:52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many adjustments and refinements can result in a less efficient experience.</w:t>
      </w:r>
    </w:p>
  </w:comment>
  <w:comment w:author="Eran Manor" w:id="51" w:date="2024-12-15T20:52:42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relevant only if the AI doesn't provide and the user needs to refine time and again, a very frustrating experience - otherwise it's just up to the user to go as long as they want, no?</w:t>
      </w:r>
    </w:p>
  </w:comment>
  <w:comment w:author="Patrick Neeman" w:id="52" w:date="2024-12-18T23:40:24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the user yes, but will only do it if they find value.</w:t>
      </w:r>
    </w:p>
  </w:comment>
  <w:comment w:author="Mia Donnell" w:id="7" w:date="2025-01-16T18:33:34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@owen.derby@workday.com could you say more about what this means? I'm not sure I totally understand.</w:t>
      </w:r>
    </w:p>
  </w:comment>
  <w:comment w:author="Owen Derby" w:id="8" w:date="2025-01-16T19:12:4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worries - i think this is the fairly unique ability for  AI systems to continue generating multiple outputs from a single input. for example: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users ask ChatGPT a question and then the get back a slightly different response each time they ask the same question. The question here implies that for tools like text editors we need to consider users wondering which is the 'right / best version' or how can they build off one response to improve an output (a generated Job spec for example where the user likes the opening paragraph but wants to create a second version replacing other content they dont like as much).</w:t>
      </w:r>
    </w:p>
  </w:comment>
  <w:comment w:author="Mia Donnell" w:id="9" w:date="2025-01-16T23:46:49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thanks!</w:t>
      </w:r>
    </w:p>
  </w:comment>
  <w:comment w:author="Chris Hall" w:id="53" w:date="2024-12-10T22:49:0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Lots of overlap between this one and Adaptive. I wonder if they could be merged.</w:t>
      </w:r>
    </w:p>
  </w:comment>
  <w:comment w:author="Tammy Snow" w:id="54" w:date="2024-12-11T01:47:36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give that a think. If I do, I might just get rid of the notion of "adaptive" and roll adaptive concept into this. I do think anticipating and adapting to need is more powerful than just adapting with a personalized layout.</w:t>
      </w:r>
    </w:p>
  </w:comment>
  <w:comment w:author="Monica Farrar Miller" w:id="55" w:date="2024-12-12T21:31:4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model I have seen is: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Anticipatory (Automated Completion or Access)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Assistive (Contextual &amp; Supportive Information)</w:t>
      </w:r>
    </w:p>
  </w:comment>
  <w:comment w:author="Jonathan Keyek" w:id="56" w:date="2024-12-13T19:26:07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combine Adaptive and Anticipatory if feels like "Responsive" or "Intuitive" might be a good category name.</w:t>
      </w:r>
    </w:p>
  </w:comment>
  <w:comment w:author="Owen Derby" w:id="57" w:date="2024-12-20T15:52:35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command system: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doesn’t require the user to specify intent because the computer acts as a side effect of the user’s normal actions.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https://www.nngroup.com/articles/noncommand/</w:t>
      </w:r>
    </w:p>
  </w:comment>
  <w:comment w:author="Owen Derby" w:id="58" w:date="2024-12-20T16:02:25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only concern with the segmentation is that we dont suggest a way in which its likely we'll end up with hybrid user interfaces. These combine elements of both intent-based and command-based interfaces while still retaining many familiar interface elements.</w:t>
      </w:r>
    </w:p>
  </w:comment>
  <w:comment w:author="Patrick Neeman" w:id="66" w:date="2024-12-13T16:20:3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over reliance on AI/technology.</w:t>
      </w:r>
    </w:p>
  </w:comment>
  <w:comment w:author="Owen Derby" w:id="15" w:date="2024-12-20T14:25:22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Linking to guidelines &amp; examples which might be directly relevant - incase its helpful as a reference.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 Elicit User Preferences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hard to provide reliable personalised recommendations, suggestions or matches without user interaction. If you’re not sure of user preferences before they begin, start by soliciting them. Remember: designing for casual, intermediate and professional users with different levels of familiarity with Workday’s functionality will require different kinds of support.</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https://canvas.workdaydesign.com/guidelines/ai-guidance/ai-experience-guidelines/#tab=before-interaction&amp;heading=14--elicit-user-preferences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https://canvas.workdaydesign.com/guidelines/ai-guidance/ai-experience-guidelines/#tab=before-interaction&amp;heading=141--ask-users-at-the-start</w:t>
      </w:r>
    </w:p>
  </w:comment>
  <w:comment w:author="Patrick Neeman" w:id="42" w:date="2024-12-13T22:19:32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friction that comes with legal vs. creating other content. There's an interesting perspective there.</w:t>
      </w:r>
    </w:p>
  </w:comment>
  <w:comment w:author="Jonathan Keyek" w:id="43" w:date="2024-12-16T18:27:06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in reference to the output of what gets generated or rather some up front expectation setting when dealing with legal (or other serious) content?</w:t>
      </w:r>
    </w:p>
  </w:comment>
  <w:comment w:author="Patrick Neeman" w:id="44" w:date="2024-12-18T22:46:54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can write what they want faster than figure out how to write a prompt that may or may not achieve the outcome they want. They are very surgical in their edits vs. other writers.</w:t>
      </w:r>
    </w:p>
  </w:comment>
  <w:comment w:author="Monica Farrar Miller" w:id="59" w:date="2024-12-12T21:34:0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model I have considered is to think of Agentic as an "Umbrella" that can integrate into any of the above models.  I think of agents as purports built intelligence domain models...they are the data source, not the interaction pattern.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Chris Hall reacted with ➕ at 2024-12-17 00:15 AM</w:t>
      </w:r>
    </w:p>
  </w:comment>
  <w:comment w:author="Monica Farrar Miller" w:id="60" w:date="2024-12-12T21:34:5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of agents as separate apps in a unified experience can get extremely complex fast for findability and recall of "who do I need to talk to for this"</w:t>
      </w:r>
    </w:p>
  </w:comment>
  <w:comment w:author="Jonathan Keyek" w:id="61" w:date="2024-12-13T19:28:42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agree. For example, gents can do things, they dont have things done to them.</w:t>
      </w:r>
    </w:p>
  </w:comment>
  <w:comment w:author="Jonathan Keyek" w:id="62" w:date="2024-12-13T19:33:37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Feels like we have three key patterns (adaptive = augmenting what exists to best serve, conversational = using natural language to drive work, generative = creating something net new) with varying degrees of agentic capabilities.</w:t>
      </w:r>
    </w:p>
  </w:comment>
  <w:comment w:author="Owen Derby" w:id="63" w:date="2024-12-20T15:59:33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love to get us all together to discuss this and agree some kind of conceptual model.</w:t>
      </w:r>
    </w:p>
  </w:comment>
  <w:comment w:author="Mia Donnell" w:id="32" w:date="2025-01-16T18:54:51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curious how each of these areas intersect and if we have guidance and thoughts around that. For instance if conversational AI is on a page with a rich text editor, could there be a handoff between the two AI systems?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I am in a conversation with the assistant and want to insert text it suggests into a text box on the screen. Then I go to that text box and do more fine tuning with the generative ai icon.</w:t>
      </w:r>
    </w:p>
  </w:comment>
  <w:comment w:id="3" w:date="2024-12-20T14:12:06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Owen Derby reacted with 💙 at 2024-12-20 14:12 PM</w:t>
      </w:r>
    </w:p>
  </w:comment>
  <w:comment w:author="Owen Derby" w:id="40" w:date="2024-12-20T14:44:33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Canvas guidance for this is here https://canvas.workdaydesign.com/guidelines/ai-guidance/ai-elements#loading---sparkle-loading-indicator. I wondered if we wanted to mention latency specifically some models can take significantly longer than we might have calculated (or figma mock ups might suggest) to return a result.</w:t>
      </w:r>
    </w:p>
  </w:comment>
  <w:comment w:author="Jonathan Keyek" w:id="33" w:date="2024-12-13T17:37:35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note: I want to be able to link to development ready resources (e.g. Canvas documentation), but in some cases we may need to fall back to Figma when those are not available. Of course open to other ideas!</w:t>
      </w:r>
    </w:p>
  </w:comment>
  <w:comment w:author="Owen Derby" w:id="34" w:date="2024-12-20T14:36:33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Figma and Storybook would be great to link out to.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https://d28xki2qvvttxk.cloudfront.net/renovatecypress-monorepo/usp-player/index.html?path=/story/copilot-sidepanelcontainer--with-chat-suggestions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what you're thinking of?</w:t>
      </w:r>
    </w:p>
  </w:comment>
  <w:comment w:author="Jonathan Keyek" w:id="35" w:date="2024-12-20T16:33:22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yes this is exactly what Im looking for!</w:t>
      </w:r>
    </w:p>
  </w:comment>
  <w:comment w:author="Owen Derby" w:id="41" w:date="2024-12-20T14:50:05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original design intent here was to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Reveal functionality hidden from the user by conversational UI.</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Train the user over time to create questions that are closer to the Assistants defined set of capabilities.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Reveal new questions users can ask based on newly updated functionality / KB documentation or system prompts. (conversational UI isn't good at sharing new capabilities with the user by default)</w:t>
      </w:r>
    </w:p>
  </w:comment>
  <w:comment w:author="Ramona Thompson" w:id="27" w:date="2024-12-17T16:56:14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End-users probably can't tell the difference between a chatbot/voice assistant that uses AI vs not using AI. It seems like the risk isn't in the guidelines of how to use chat b/c the guidelines would follow non-AI chatbot and voice assistants, but rather when the AI hallucinates and how to mitigate that with the end user.</w:t>
      </w:r>
    </w:p>
  </w:comment>
  <w:comment w:author="Patrick Neeman" w:id="28" w:date="2024-12-18T23:30:38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@monica.f.miller@workday.com and I discussed the Conversational and Generative are pretty much the same thing -- you do something to get something, some of which may be an action. Thoughts?</w:t>
      </w:r>
    </w:p>
  </w:comment>
  <w:comment w:author="Monica Farrar Miller" w:id="29" w:date="2024-12-18T23:31:4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drew a fun diagram on the window!!! Yay office time</w:t>
      </w:r>
    </w:p>
  </w:comment>
  <w:comment w:author="Owen Derby" w:id="26" w:date="2024-12-20T14:34:00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could also add here that we should explain to users why tweaks are being made. This enables users to better understand the AI system’s reasoning, transparently.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 Explain how the System Works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may need a global explanation of how AI systems work to help them characterise how the system performs and how it makes decisions in general. Keep these explanations simple and avoid generalising or mysterious language.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https://canvas.workdaydesign.com/guidelines/ai-guidance/ai-experience-guidelines/#tab=over-time&amp;heading=345--explain-how-the-system-works</w:t>
      </w:r>
    </w:p>
  </w:comment>
  <w:comment w:author="Owen Derby" w:id="6" w:date="2024-12-20T15:45:00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you dont mind me adding this... feel free to delete if its not relevant . These are some recurring problems I see teams wrestling with.</w:t>
      </w:r>
    </w:p>
  </w:comment>
  <w:comment w:author="Eran Manor" w:id="17" w:date="2024-12-15T16:27:58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low-impact AI components, I don't believe the user should have a switch or say. It's an educational process. In its end they'll get used to it.</w:t>
      </w:r>
    </w:p>
  </w:comment>
  <w:comment w:author="Jonathan Keyek" w:id="18" w:date="2024-12-16T16:47:17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agree for small changes, but for larger experiences though I can see the need for some sort of user control to "keep the human in the loop"</w:t>
      </w:r>
    </w:p>
  </w:comment>
  <w:comment w:author="Owen Derby" w:id="16" w:date="2024-12-20T14:28:23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 Show Examples of System Output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Showing a set of system outputs helps users understand what the system can do.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https://canvas.workdaydesign.com/guidelines/ai-guidance/ai-experience-guidelines/#tab=before-interaction&amp;heading=113--show-examples-of-system-output</w:t>
      </w:r>
    </w:p>
  </w:comment>
  <w:comment w:author="Owen Derby" w:id="14" w:date="2024-12-20T14:20:18Z">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implicit feedback from Pharos / Mixology can be used i imagine.</w:t>
      </w:r>
    </w:p>
  </w:comment>
  <w:comment w:author="Owen Derby" w:id="19" w:date="2024-12-20T14:30:17Z">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 Reveal System Settings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access to menus or settings that reveal system functionality helps the user understand what the system can do.</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https://canvas.workdaydesign.com/guidelines/ai-guidance/ai-experience-guidelines/#tab=before-interaction&amp;heading=112--reveal-system-settings</w:t>
      </w:r>
    </w:p>
  </w:comment>
  <w:comment w:author="Patrick Neeman" w:id="72" w:date="2024-12-18T23:38:39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@monica.f.miller@workday.com</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Monica Farrar Miller reacted with 🥰 at 2024-12-18 23:39 PM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monica.f.miller@workday.com_</w:t>
      </w:r>
    </w:p>
  </w:comment>
  <w:comment w:author="Patrick Neeman" w:id="73" w:date="2024-12-19T01:38:12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some Mercer mess thoughts.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chiv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chiv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chivo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color w:val="666666"/>
      </w:rPr>
    </w:pPr>
    <w:r w:rsidDel="00000000" w:rsidR="00000000" w:rsidRPr="00000000">
      <w:rPr>
        <w:rtl w:val="0"/>
      </w:rPr>
    </w:r>
  </w:p>
  <w:p w:rsidR="00000000" w:rsidDel="00000000" w:rsidP="00000000" w:rsidRDefault="00000000" w:rsidRPr="00000000" w14:paraId="000000AC">
    <w:pPr>
      <w:tabs>
        <w:tab w:val="center" w:leader="none" w:pos="4680"/>
        <w:tab w:val="right" w:leader="none" w:pos="9360"/>
      </w:tabs>
      <w:jc w:val="left"/>
      <w:rPr>
        <w:color w:val="666666"/>
        <w:sz w:val="18"/>
        <w:szCs w:val="18"/>
      </w:rPr>
    </w:pPr>
    <w:r w:rsidDel="00000000" w:rsidR="00000000" w:rsidRPr="00000000">
      <w:rPr>
        <w:color w:val="666666"/>
        <w:sz w:val="18"/>
        <w:szCs w:val="18"/>
        <w:rtl w:val="0"/>
      </w:rPr>
      <w:t xml:space="preserve">APR 2024 · Q1 FY25</w:t>
      <w:tab/>
      <w:t xml:space="preserve">Project RAD</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McGrenere, J., Baecker, R., &amp; Booth, K. S. (2002). An evaluation of a multiple interface design solution for bloated software. </w:t>
      </w:r>
      <w:r w:rsidDel="00000000" w:rsidR="00000000" w:rsidRPr="00000000">
        <w:rPr>
          <w:i w:val="1"/>
          <w:iCs w:val="1"/>
          <w:rtl w:val="0"/>
        </w:rPr>
        <w:t xml:space="preserve">Proceedings of CHI 2002</w:t>
      </w:r>
      <w:r w:rsidDel="00000000" w:rsidR="00000000" w:rsidRPr="00000000">
        <w:rPr>
          <w:rtl w:val="0"/>
        </w:rPr>
        <w:t xml:space="preserve">.</w:t>
      </w:r>
      <w:r w:rsidDel="00000000" w:rsidR="00000000" w:rsidRPr="00000000">
        <w:rPr>
          <w:rtl w:val="0"/>
        </w:rPr>
      </w:r>
    </w:p>
  </w:footnote>
  <w:footnote w:id="1">
    <w:p w:rsidR="00000000" w:rsidDel="00000000" w:rsidP="00000000" w:rsidRDefault="00000000" w:rsidRPr="00000000" w14:paraId="000000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Jameson, A. (2003). Adaptive interfaces and agents. In </w:t>
      </w:r>
      <w:r w:rsidDel="00000000" w:rsidR="00000000" w:rsidRPr="00000000">
        <w:rPr>
          <w:i w:val="1"/>
          <w:iCs w:val="1"/>
          <w:rtl w:val="0"/>
        </w:rPr>
        <w:t xml:space="preserve">The Human-Computer Interaction Handbook</w:t>
      </w:r>
      <w:r w:rsidDel="00000000" w:rsidR="00000000" w:rsidRPr="00000000">
        <w:rPr>
          <w:rtl w:val="0"/>
        </w:rPr>
        <w:t xml:space="preserve"> (pp. 305–330). Lawrence Erlbaum Associates.</w:t>
      </w:r>
      <w:r w:rsidDel="00000000" w:rsidR="00000000" w:rsidRPr="00000000">
        <w:rPr>
          <w:rtl w:val="0"/>
        </w:rPr>
      </w:r>
    </w:p>
  </w:footnote>
  <w:footnote w:id="2">
    <w:p w:rsidR="00000000" w:rsidDel="00000000" w:rsidP="00000000" w:rsidRDefault="00000000" w:rsidRPr="00000000" w14:paraId="000000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Porcheron, M., Fischer, J. E., Reeves, S., &amp; Sharples, S. (2018). Voice interfaces in everyday life. </w:t>
      </w:r>
      <w:r w:rsidDel="00000000" w:rsidR="00000000" w:rsidRPr="00000000">
        <w:rPr>
          <w:i w:val="1"/>
          <w:iCs w:val="1"/>
          <w:rtl w:val="0"/>
        </w:rPr>
        <w:t xml:space="preserve">Proceedings of the 2018 CHI Conference on Human Factors in Computing Systems</w:t>
      </w:r>
      <w:r w:rsidDel="00000000" w:rsidR="00000000" w:rsidRPr="00000000">
        <w:rPr>
          <w:rtl w:val="0"/>
        </w:rPr>
        <w:t xml:space="preserve">.</w:t>
      </w:r>
      <w:r w:rsidDel="00000000" w:rsidR="00000000" w:rsidRPr="00000000">
        <w:rPr>
          <w:rtl w:val="0"/>
        </w:rPr>
      </w:r>
    </w:p>
  </w:footnote>
  <w:footnote w:id="3">
    <w:p w:rsidR="00000000" w:rsidDel="00000000" w:rsidP="00000000" w:rsidRDefault="00000000" w:rsidRPr="00000000" w14:paraId="000000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Myers, B. A., Weitzman, L., Ko, A. J., &amp; Chau, D. H. (2006). Crystal: support for collaborative task management. </w:t>
      </w:r>
      <w:r w:rsidDel="00000000" w:rsidR="00000000" w:rsidRPr="00000000">
        <w:rPr>
          <w:i w:val="1"/>
          <w:iCs w:val="1"/>
          <w:rtl w:val="0"/>
        </w:rPr>
        <w:t xml:space="preserve">ACM CHI 2006 Extended Abstracts</w:t>
      </w:r>
      <w:r w:rsidDel="00000000" w:rsidR="00000000" w:rsidRPr="00000000">
        <w:rPr>
          <w:rtl w:val="0"/>
        </w:rPr>
        <w:t xml:space="preserve">.</w:t>
      </w:r>
      <w:r w:rsidDel="00000000" w:rsidR="00000000" w:rsidRPr="00000000">
        <w:rPr>
          <w:rtl w:val="0"/>
        </w:rPr>
      </w:r>
    </w:p>
  </w:footnote>
  <w:footnote w:id="4">
    <w:p w:rsidR="00000000" w:rsidDel="00000000" w:rsidP="00000000" w:rsidRDefault="00000000" w:rsidRPr="00000000" w14:paraId="000000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Lee, J. R., &amp; Chen, N.-C. (2021). </w:t>
      </w:r>
      <w:r w:rsidDel="00000000" w:rsidR="00000000" w:rsidRPr="00000000">
        <w:rPr>
          <w:i w:val="1"/>
          <w:iCs w:val="1"/>
          <w:rtl w:val="0"/>
        </w:rPr>
        <w:t xml:space="preserve">Iterative Co-Creation with AI: Understanding Experienced Designers' Perceptions of Generative AI in the Creative Workflow.</w:t>
      </w:r>
      <w:r w:rsidDel="00000000" w:rsidR="00000000" w:rsidRPr="00000000">
        <w:rPr>
          <w:rtl w:val="0"/>
        </w:rPr>
        <w:t xml:space="preserve"> Creativity and Cognition.</w:t>
      </w:r>
      <w:r w:rsidDel="00000000" w:rsidR="00000000" w:rsidRPr="00000000">
        <w:rPr>
          <w:rtl w:val="0"/>
        </w:rPr>
      </w:r>
    </w:p>
  </w:footnote>
  <w:footnote w:id="5">
    <w:p w:rsidR="00000000" w:rsidDel="00000000" w:rsidP="00000000" w:rsidRDefault="00000000" w:rsidRPr="00000000" w14:paraId="000000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Choi, J. H., &amp; Conradi, C. (2020). </w:t>
      </w:r>
      <w:r w:rsidDel="00000000" w:rsidR="00000000" w:rsidRPr="00000000">
        <w:rPr>
          <w:i w:val="1"/>
          <w:iCs w:val="1"/>
          <w:rtl w:val="0"/>
        </w:rPr>
        <w:t xml:space="preserve">Creating with AI: Challenges to Co-Creative Practices.</w:t>
      </w:r>
      <w:r w:rsidDel="00000000" w:rsidR="00000000" w:rsidRPr="00000000">
        <w:rPr>
          <w:rtl w:val="0"/>
        </w:rPr>
        <w:t xml:space="preserve"> DIS 2020 Workshop on Co-Creation with AI. Nielsen Norman Group. (2023). </w:t>
      </w:r>
      <w:r w:rsidDel="00000000" w:rsidR="00000000" w:rsidRPr="00000000">
        <w:rPr>
          <w:i w:val="1"/>
          <w:iCs w:val="1"/>
          <w:rtl w:val="0"/>
        </w:rPr>
        <w:t xml:space="preserve">Designing for Generative AI: 7 Key Considerations.</w:t>
      </w:r>
      <w:r w:rsidDel="00000000" w:rsidR="00000000" w:rsidRPr="00000000">
        <w:rPr>
          <w:rtl w:val="0"/>
        </w:rPr>
        <w:t xml:space="preserve">Available at </w:t>
      </w:r>
      <w:hyperlink r:id="rId1">
        <w:r w:rsidDel="00000000" w:rsidR="00000000" w:rsidRPr="00000000">
          <w:rPr>
            <w:color w:val="1155cc"/>
            <w:u w:val="single"/>
            <w:rtl w:val="0"/>
          </w:rPr>
          <w:t xml:space="preserve">nngroup.com</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0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Liao, Q. V., Gruen, D., &amp; Miller, S. (2020). </w:t>
      </w:r>
      <w:r w:rsidDel="00000000" w:rsidR="00000000" w:rsidRPr="00000000">
        <w:rPr>
          <w:i w:val="1"/>
          <w:iCs w:val="1"/>
          <w:rtl w:val="0"/>
        </w:rPr>
        <w:t xml:space="preserve">Questioning the AI: Informing Design Practices for Explainable AI User Experiences.</w:t>
      </w:r>
      <w:r w:rsidDel="00000000" w:rsidR="00000000" w:rsidRPr="00000000">
        <w:rPr>
          <w:rtl w:val="0"/>
        </w:rPr>
        <w:t xml:space="preserve"> CHI 2020. (Though focused on explainability, similar principles apply to controlling how often AI intervenes.)</w:t>
      </w:r>
      <w:r w:rsidDel="00000000" w:rsidR="00000000" w:rsidRPr="00000000">
        <w:rPr>
          <w:rtl w:val="0"/>
        </w:rPr>
      </w:r>
    </w:p>
  </w:footnote>
  <w:footnote w:id="7">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Lubart, T. (2005). How can computers be partners in the creative process: Classification and commentary on the special issue. </w:t>
      </w:r>
      <w:r w:rsidDel="00000000" w:rsidR="00000000" w:rsidRPr="00000000">
        <w:rPr>
          <w:i w:val="1"/>
          <w:iCs w:val="1"/>
          <w:rtl w:val="0"/>
        </w:rPr>
        <w:t xml:space="preserve">International Journal of Human-Computer Studies, 63</w:t>
      </w:r>
      <w:r w:rsidDel="00000000" w:rsidR="00000000" w:rsidRPr="00000000">
        <w:rPr>
          <w:rtl w:val="0"/>
        </w:rPr>
        <w:t xml:space="preserve">(4–5), 365–369.</w:t>
      </w:r>
      <w:r w:rsidDel="00000000" w:rsidR="00000000" w:rsidRPr="00000000">
        <w:rPr>
          <w:rtl w:val="0"/>
        </w:rPr>
      </w:r>
    </w:p>
  </w:footnote>
  <w:footnote w:id="9">
    <w:p w:rsidR="00000000" w:rsidDel="00000000" w:rsidP="00000000" w:rsidRDefault="00000000" w:rsidRPr="00000000" w14:paraId="000000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Luger, E., &amp; Sellen, A. (2016). "“Like having a really bad PA”: The gulf between user expectation and experience of conversational agents." </w:t>
      </w:r>
      <w:r w:rsidDel="00000000" w:rsidR="00000000" w:rsidRPr="00000000">
        <w:rPr>
          <w:i w:val="1"/>
          <w:iCs w:val="1"/>
          <w:rtl w:val="0"/>
        </w:rPr>
        <w:t xml:space="preserve">CHI 2016.</w:t>
      </w:r>
      <w:r w:rsidDel="00000000" w:rsidR="00000000" w:rsidRPr="00000000">
        <w:rPr>
          <w:rtl w:val="0"/>
        </w:rPr>
        <w:t xml:space="preserve"> This study suggests that users become frustrated when agents act too independently or too often without user input.</w:t>
      </w:r>
      <w:r w:rsidDel="00000000" w:rsidR="00000000" w:rsidRPr="00000000">
        <w:rPr>
          <w:rtl w:val="0"/>
        </w:rPr>
      </w:r>
    </w:p>
  </w:footnote>
  <w:footnote w:id="8">
    <w:p w:rsidR="00000000" w:rsidDel="00000000" w:rsidP="00000000" w:rsidRDefault="00000000" w:rsidRPr="00000000" w14:paraId="000000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Amershi, S., et al. (2019). "Guidelines for Human-AI Interaction." </w:t>
      </w:r>
      <w:r w:rsidDel="00000000" w:rsidR="00000000" w:rsidRPr="00000000">
        <w:rPr>
          <w:i w:val="1"/>
          <w:iCs w:val="1"/>
          <w:rtl w:val="0"/>
        </w:rPr>
        <w:t xml:space="preserve">CHI 2019.</w:t>
      </w:r>
      <w:r w:rsidDel="00000000" w:rsidR="00000000" w:rsidRPr="00000000">
        <w:rPr>
          <w:rtl w:val="0"/>
        </w:rPr>
        <w:t xml:space="preserve"> These guidelines highlight that users should be in control of how frequently AI surfaces, suggesting minimal and meaningful interventions build trust and prevent overload.</w:t>
      </w:r>
      <w:r w:rsidDel="00000000" w:rsidR="00000000" w:rsidRPr="00000000">
        <w:rPr>
          <w:rtl w:val="0"/>
        </w:rPr>
      </w:r>
    </w:p>
  </w:footnote>
  <w:footnote w:id="10">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Amershi, S., et al. (2019). "Guidelines for Human-AI Interaction." </w:t>
      </w:r>
      <w:r w:rsidDel="00000000" w:rsidR="00000000" w:rsidRPr="00000000">
        <w:rPr>
          <w:i w:val="1"/>
          <w:iCs w:val="1"/>
          <w:rtl w:val="0"/>
        </w:rPr>
        <w:t xml:space="preserve">CHI 2019.</w:t>
      </w:r>
      <w:r w:rsidDel="00000000" w:rsidR="00000000" w:rsidRPr="00000000">
        <w:rPr>
          <w:rtl w:val="0"/>
        </w:rPr>
        <w:t xml:space="preserve"> These guidelines highlight that users should be in control of how frequently AI surfaces, suggesting minimal and meaningful interventions build trust and prevent overload.</w:t>
      </w:r>
      <w:r w:rsidDel="00000000" w:rsidR="00000000" w:rsidRPr="00000000">
        <w:rPr>
          <w:rtl w:val="0"/>
        </w:rPr>
      </w:r>
    </w:p>
  </w:footnote>
  <w:footnote w:id="13">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Amershi, S., et al. (2019). "Guidelines for Human-AI Interaction." </w:t>
      </w:r>
      <w:r w:rsidDel="00000000" w:rsidR="00000000" w:rsidRPr="00000000">
        <w:rPr>
          <w:i w:val="1"/>
          <w:iCs w:val="1"/>
          <w:rtl w:val="0"/>
        </w:rPr>
        <w:t xml:space="preserve">CHI 2019.</w:t>
      </w:r>
      <w:r w:rsidDel="00000000" w:rsidR="00000000" w:rsidRPr="00000000">
        <w:rPr>
          <w:rtl w:val="0"/>
        </w:rPr>
        <w:t xml:space="preserve"> These guidelines highlight that users should be in control of how frequently AI surfaces, suggesting minimal and meaningful interventions build trust and prevent overload.</w:t>
      </w:r>
      <w:r w:rsidDel="00000000" w:rsidR="00000000" w:rsidRPr="00000000">
        <w:rPr>
          <w:rtl w:val="0"/>
        </w:rPr>
      </w:r>
    </w:p>
  </w:footnote>
  <w:footnote w:id="11">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McGrenere, J., Baecker, R., &amp; Booth, K. S. (2002). An evaluation of a multiple interface design solution for bloated software. </w:t>
      </w:r>
      <w:r w:rsidDel="00000000" w:rsidR="00000000" w:rsidRPr="00000000">
        <w:rPr>
          <w:i w:val="1"/>
          <w:iCs w:val="1"/>
          <w:rtl w:val="0"/>
        </w:rPr>
        <w:t xml:space="preserve">Proceedings of CHI 2002</w:t>
      </w:r>
      <w:r w:rsidDel="00000000" w:rsidR="00000000" w:rsidRPr="00000000">
        <w:rPr>
          <w:rtl w:val="0"/>
        </w:rPr>
        <w:t xml:space="preserve">.</w:t>
      </w:r>
      <w:r w:rsidDel="00000000" w:rsidR="00000000" w:rsidRPr="00000000">
        <w:rPr>
          <w:rtl w:val="0"/>
        </w:rPr>
      </w:r>
    </w:p>
  </w:footnote>
  <w:footnote w:id="12">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Jameson, A. (2003). Adaptive interfaces and agents. In </w:t>
      </w:r>
      <w:r w:rsidDel="00000000" w:rsidR="00000000" w:rsidRPr="00000000">
        <w:rPr>
          <w:i w:val="1"/>
          <w:iCs w:val="1"/>
          <w:rtl w:val="0"/>
        </w:rPr>
        <w:t xml:space="preserve">The Human-Computer Interaction Handbook</w:t>
      </w:r>
      <w:r w:rsidDel="00000000" w:rsidR="00000000" w:rsidRPr="00000000">
        <w:rPr>
          <w:rtl w:val="0"/>
        </w:rPr>
        <w:t xml:space="preserve"> (pp. 305–330). Lawrence Erlbaum Associates.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Style w:val="Title"/>
      <w:pBdr>
        <w:bottom w:color="auto" w:space="0" w:sz="0" w:val="none"/>
      </w:pBdr>
      <w:rPr>
        <w:sz w:val="20"/>
        <w:szCs w:val="20"/>
      </w:rPr>
    </w:pPr>
    <w:bookmarkStart w:colFirst="0" w:colLast="0" w:name="_22zgb54tjh4w" w:id="35"/>
    <w:bookmarkEnd w:id="35"/>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w:cs="Archivo" w:eastAsia="Archivo" w:hAnsi="Archivo"/>
        <w:color w:val="022043"/>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240" w:lineRule="auto"/>
    </w:pPr>
    <w:rPr>
      <w:rFonts w:ascii="Archivo" w:cs="Archivo" w:eastAsia="Archivo" w:hAnsi="Archivo"/>
      <w:b w:val="1"/>
      <w:bCs w:val="1"/>
      <w:color w:val="022043"/>
      <w:sz w:val="40"/>
      <w:szCs w:val="40"/>
    </w:rPr>
  </w:style>
  <w:style w:type="paragraph" w:styleId="Heading2">
    <w:name w:val="heading 2"/>
    <w:basedOn w:val="Normal"/>
    <w:next w:val="Normal"/>
    <w:pPr>
      <w:keepNext w:val="1"/>
      <w:keepLines w:val="1"/>
      <w:spacing w:after="120" w:before="320" w:line="240" w:lineRule="auto"/>
    </w:pPr>
    <w:rPr>
      <w:rFonts w:ascii="Archivo SemiBold" w:cs="Archivo SemiBold" w:eastAsia="Archivo SemiBold" w:hAnsi="Archivo SemiBold"/>
      <w:color w:val="0057ae"/>
      <w:sz w:val="36"/>
      <w:szCs w:val="36"/>
    </w:rPr>
  </w:style>
  <w:style w:type="paragraph" w:styleId="Heading3">
    <w:name w:val="heading 3"/>
    <w:basedOn w:val="Normal"/>
    <w:next w:val="Normal"/>
    <w:pPr>
      <w:keepNext w:val="1"/>
      <w:keepLines w:val="1"/>
      <w:spacing w:after="120" w:before="320" w:line="312" w:lineRule="auto"/>
    </w:pPr>
    <w:rPr>
      <w:rFonts w:ascii="Archivo Medium" w:cs="Archivo Medium" w:eastAsia="Archivo Medium" w:hAnsi="Archivo Medium"/>
      <w:color w:val="1c98e8"/>
      <w:sz w:val="32"/>
      <w:szCs w:val="32"/>
    </w:rPr>
  </w:style>
  <w:style w:type="paragraph" w:styleId="Heading4">
    <w:name w:val="heading 4"/>
    <w:basedOn w:val="Normal"/>
    <w:next w:val="Normal"/>
    <w:pPr>
      <w:keepNext w:val="1"/>
      <w:keepLines w:val="1"/>
      <w:spacing w:line="360" w:lineRule="auto"/>
    </w:pPr>
    <w:rPr>
      <w:rFonts w:ascii="Archivo Medium" w:cs="Archivo Medium" w:eastAsia="Archivo Medium" w:hAnsi="Archivo Medium"/>
      <w:color w:val="0f2e66"/>
      <w:sz w:val="28"/>
      <w:szCs w:val="28"/>
    </w:rPr>
  </w:style>
  <w:style w:type="paragraph" w:styleId="Heading5">
    <w:name w:val="heading 5"/>
    <w:basedOn w:val="Normal"/>
    <w:next w:val="Normal"/>
    <w:pPr>
      <w:keepNext w:val="1"/>
      <w:keepLines w:val="1"/>
      <w:spacing w:after="120" w:before="120" w:line="240" w:lineRule="auto"/>
    </w:pPr>
    <w:rPr>
      <w:rFonts w:ascii="Archivo SemiBold" w:cs="Archivo SemiBold" w:eastAsia="Archivo SemiBold" w:hAnsi="Archivo SemiBold"/>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line="240" w:lineRule="auto"/>
    </w:pPr>
    <w:rPr>
      <w:b w:val="1"/>
      <w:bCs w:val="1"/>
      <w:color w:val="fc5b05"/>
      <w:sz w:val="64"/>
      <w:szCs w:val="64"/>
    </w:rPr>
  </w:style>
  <w:style w:type="paragraph" w:styleId="Subtitle">
    <w:name w:val="Subtitle"/>
    <w:basedOn w:val="Normal"/>
    <w:next w:val="Normal"/>
    <w:pPr>
      <w:keepNext w:val="1"/>
      <w:keepLines w:val="1"/>
      <w:spacing w:line="240" w:lineRule="auto"/>
    </w:pPr>
    <w:rPr>
      <w:rFonts w:ascii="Poppins Light" w:cs="Poppins Light" w:eastAsia="Poppins Light" w:hAnsi="Poppins Light"/>
      <w:i w:val="1"/>
      <w:iCs w:val="1"/>
      <w:color w:val="525d6a"/>
      <w:sz w:val="34"/>
      <w:szCs w:val="3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design/l8uXTco3U5CJOVlPmCv4zI/Workday-Assistant-Side-Panel-Starter-Kit?node-id=47-16887&amp;t=KVn9WTQ6bjMwc183-1" TargetMode="External"/><Relationship Id="rId22" Type="http://schemas.openxmlformats.org/officeDocument/2006/relationships/hyperlink" Target="https://www.figma.com/design/l8uXTco3U5CJOVlPmCv4zI/Workday-Assistant-Side-Panel-Starter-Kit?node-id=1-18336&amp;t=KVn9WTQ6bjMwc183-1" TargetMode="External"/><Relationship Id="rId21" Type="http://schemas.openxmlformats.org/officeDocument/2006/relationships/hyperlink" Target="https://www.figma.com/design/l8uXTco3U5CJOVlPmCv4zI/Workday-Assistant-Side-Panel-Starter-Kit?node-id=177-26049&amp;t=KVn9WTQ6bjMwc183-1" TargetMode="External"/><Relationship Id="rId24" Type="http://schemas.openxmlformats.org/officeDocument/2006/relationships/hyperlink" Target="https://www.figma.com/design/HRyKgKGSZ98UfO1sEjRcyZ/Gen-AI-for-Rich-Text-Editing?node-id=2-837&amp;t=v38sZe0SWp16658P-1" TargetMode="External"/><Relationship Id="rId23" Type="http://schemas.openxmlformats.org/officeDocument/2006/relationships/hyperlink" Target="https://www.figma.com/design/l8uXTco3U5CJOVlPmCv4zI/Workday-Assistant-Side-Panel-Starter-Kit?node-id=10-30597&amp;t=KVn9WTQ6bjMwc18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anvas.workdaydesign.com/frameworks/hubs" TargetMode="External"/><Relationship Id="rId26" Type="http://schemas.openxmlformats.org/officeDocument/2006/relationships/hyperlink" Target="https://www.figma.com/design/HRyKgKGSZ98UfO1sEjRcyZ/Gen-AI-for-Rich-Text-Editing?node-id=2-43&amp;t=v38sZe0SWp16658P-1" TargetMode="External"/><Relationship Id="rId25" Type="http://schemas.openxmlformats.org/officeDocument/2006/relationships/hyperlink" Target="https://canvas.workdaydesign.com/patterns/examples/187" TargetMode="External"/><Relationship Id="rId28" Type="http://schemas.openxmlformats.org/officeDocument/2006/relationships/image" Target="media/image1.png"/><Relationship Id="rId27" Type="http://schemas.openxmlformats.org/officeDocument/2006/relationships/hyperlink" Target="https://miro.com/app/board/uXjVL1P37fI=/" TargetMode="External"/><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eader" Target="header1.xml"/><Relationship Id="rId7" Type="http://schemas.openxmlformats.org/officeDocument/2006/relationships/styles" Target="styles.xml"/><Relationship Id="rId8" Type="http://schemas.openxmlformats.org/officeDocument/2006/relationships/hyperlink" Target="https://canvas.workdaydesign.com/guidelines/ai-guidance/ai-experience-guidelines/" TargetMode="External"/><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hyperlink" Target="https://www.figma.com/design/l8uXTco3U5CJOVlPmCv4zI/Workday-Assistant-Side-Panel-Starter-Kit?node-id=48-37915&amp;t=KVn9WTQ6bjMwc183-1" TargetMode="External"/><Relationship Id="rId10" Type="http://schemas.openxmlformats.org/officeDocument/2006/relationships/hyperlink" Target="https://canvas.workdaydesign.com/components/popups/toast" TargetMode="External"/><Relationship Id="rId32" Type="http://schemas.openxmlformats.org/officeDocument/2006/relationships/footer" Target="footer2.xml"/><Relationship Id="rId13" Type="http://schemas.openxmlformats.org/officeDocument/2006/relationships/hyperlink" Target="https://canvas.workdaydesign.com/components/buttons/button" TargetMode="External"/><Relationship Id="rId12" Type="http://schemas.openxmlformats.org/officeDocument/2006/relationships/hyperlink" Target="https://www.figma.com/design/l8uXTco3U5CJOVlPmCv4zI/Workday-Assistant-Side-Panel-Starter-Kit?node-id=1986-19540&amp;t=KVn9WTQ6bjMwc183-1" TargetMode="External"/><Relationship Id="rId15" Type="http://schemas.openxmlformats.org/officeDocument/2006/relationships/hyperlink" Target="https://www.figma.com/design/l8uXTco3U5CJOVlPmCv4zI/Workday-Assistant-Side-Panel-Starter-Kit?node-id=48-37915&amp;t=KVn9WTQ6bjMwc183-1" TargetMode="External"/><Relationship Id="rId14" Type="http://schemas.openxmlformats.org/officeDocument/2006/relationships/hyperlink" Target="https://canvas.workdaydesign.com/patterns/examples/357" TargetMode="External"/><Relationship Id="rId17" Type="http://schemas.openxmlformats.org/officeDocument/2006/relationships/hyperlink" Target="https://www.figma.com/design/l8uXTco3U5CJOVlPmCv4zI/Workday-Assistant-Side-Panel-Starter-Kit?node-id=1660-92216&amp;t=KVn9WTQ6bjMwc183-1" TargetMode="External"/><Relationship Id="rId16" Type="http://schemas.openxmlformats.org/officeDocument/2006/relationships/hyperlink" Target="https://www.figma.com/design/XPMmaU737g329Wzi5YEDkW/Mobile-Home-Layout-Specs?node-id=1779-109947&amp;t=fqstlYR8kDWtMV3T-1" TargetMode="External"/><Relationship Id="rId19" Type="http://schemas.openxmlformats.org/officeDocument/2006/relationships/hyperlink" Target="https://www.figma.com/design/l8uXTco3U5CJOVlPmCv4zI/Workday-Assistant-Side-Panel-Starter-Kit?node-id=46-24101&amp;t=KVn9WTQ6bjMwc183-1" TargetMode="External"/><Relationship Id="rId18" Type="http://schemas.openxmlformats.org/officeDocument/2006/relationships/hyperlink" Target="https://www.figma.com/design/l8uXTco3U5CJOVlPmCv4zI/Workday-Assistant-Side-Panel-Starter-Kit?node-id=463-24983&amp;t=KVn9WTQ6bjMwc183-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chivo-italic.ttf"/><Relationship Id="rId10" Type="http://schemas.openxmlformats.org/officeDocument/2006/relationships/font" Target="fonts/Archivo-bold.ttf"/><Relationship Id="rId13" Type="http://schemas.openxmlformats.org/officeDocument/2006/relationships/font" Target="fonts/ArchivoSemiBold-regular.ttf"/><Relationship Id="rId12" Type="http://schemas.openxmlformats.org/officeDocument/2006/relationships/font" Target="fonts/Archivo-boldItalic.ttf"/><Relationship Id="rId1" Type="http://schemas.openxmlformats.org/officeDocument/2006/relationships/font" Target="fonts/ArchivoMedium-regular.ttf"/><Relationship Id="rId2" Type="http://schemas.openxmlformats.org/officeDocument/2006/relationships/font" Target="fonts/ArchivoMedium-bold.ttf"/><Relationship Id="rId3" Type="http://schemas.openxmlformats.org/officeDocument/2006/relationships/font" Target="fonts/ArchivoMedium-italic.ttf"/><Relationship Id="rId4" Type="http://schemas.openxmlformats.org/officeDocument/2006/relationships/font" Target="fonts/ArchivoMedium-boldItalic.ttf"/><Relationship Id="rId9" Type="http://schemas.openxmlformats.org/officeDocument/2006/relationships/font" Target="fonts/Archivo-regular.ttf"/><Relationship Id="rId15" Type="http://schemas.openxmlformats.org/officeDocument/2006/relationships/font" Target="fonts/ArchivoSemiBold-italic.ttf"/><Relationship Id="rId14" Type="http://schemas.openxmlformats.org/officeDocument/2006/relationships/font" Target="fonts/ArchivoSemiBold-bold.ttf"/><Relationship Id="rId16" Type="http://schemas.openxmlformats.org/officeDocument/2006/relationships/font" Target="fonts/ArchivoSemiBold-boldItalic.ttf"/><Relationship Id="rId5" Type="http://schemas.openxmlformats.org/officeDocument/2006/relationships/font" Target="fonts/PoppinsLight-regular.ttf"/><Relationship Id="rId6" Type="http://schemas.openxmlformats.org/officeDocument/2006/relationships/font" Target="fonts/PoppinsLight-bold.ttf"/><Relationship Id="rId7" Type="http://schemas.openxmlformats.org/officeDocument/2006/relationships/font" Target="fonts/PoppinsLight-italic.ttf"/><Relationship Id="rId8" Type="http://schemas.openxmlformats.org/officeDocument/2006/relationships/font" Target="fonts/PoppinsLigh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nn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